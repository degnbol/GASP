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9E0EE" w14:textId="24E1C979" w:rsidR="009246AD" w:rsidRPr="00E127DA" w:rsidRDefault="007F4377">
      <w:pPr>
        <w:pStyle w:val="Title"/>
        <w:pPrChange w:id="3" w:author="Christian Madsen" w:date="2022-07-15T18:59:00Z">
          <w:pPr>
            <w:pStyle w:val="BATitle"/>
            <w:spacing w:line="276" w:lineRule="auto"/>
            <w:jc w:val="left"/>
          </w:pPr>
        </w:pPrChange>
      </w:pPr>
      <w:r w:rsidRPr="00E127DA">
        <w:t xml:space="preserve">Pan-specific </w:t>
      </w:r>
      <w:r w:rsidR="00102D70" w:rsidRPr="00E127DA">
        <w:t xml:space="preserve">prediction of </w:t>
      </w:r>
      <w:r w:rsidRPr="00E127DA">
        <w:t xml:space="preserve">glycosyltransferase </w:t>
      </w:r>
      <w:r w:rsidR="3B6B5161" w:rsidRPr="00E127DA">
        <w:t>acceptors</w:t>
      </w:r>
      <w:r w:rsidR="00102D70" w:rsidRPr="00E127DA">
        <w:t xml:space="preserve"> </w:t>
      </w:r>
      <w:r w:rsidRPr="00E127DA">
        <w:t xml:space="preserve">enabled by automated substrate feature generation </w:t>
      </w:r>
      <w:r w:rsidR="00102D70" w:rsidRPr="00E127DA">
        <w:t xml:space="preserve">of chemicals </w:t>
      </w:r>
      <w:r w:rsidRPr="00E127DA">
        <w:t>and large-scale experimental screening</w:t>
      </w:r>
    </w:p>
    <w:p w14:paraId="39E0CB1B" w14:textId="57010BE6" w:rsidR="00547F17" w:rsidRPr="00E127DA" w:rsidRDefault="00102D70" w:rsidP="00612C5A">
      <w:pPr>
        <w:pStyle w:val="BBAuthorName"/>
        <w:spacing w:line="276" w:lineRule="auto"/>
        <w:jc w:val="left"/>
        <w:rPr>
          <w:rFonts w:ascii="CMU Serif Roman" w:hAnsi="CMU Serif Roman" w:cs="CMU Serif Roman"/>
          <w:szCs w:val="15"/>
          <w:rPrChange w:id="4" w:author="Christian Madsen" w:date="2022-07-15T18:54:00Z">
            <w:rPr/>
          </w:rPrChange>
        </w:rPr>
      </w:pPr>
      <w:del w:id="5" w:author="Christian Madsen" w:date="2022-07-15T18:54:00Z">
        <w:r w:rsidRPr="00E127DA" w:rsidDel="00E127DA">
          <w:rPr>
            <w:rFonts w:ascii="CMU Serif Roman" w:hAnsi="CMU Serif Roman" w:cs="CMU Serif Roman"/>
            <w:szCs w:val="15"/>
            <w:rPrChange w:id="6" w:author="Christian Madsen" w:date="2022-07-15T18:54:00Z">
              <w:rPr/>
            </w:rPrChange>
          </w:rPr>
          <w:delText xml:space="preserve"> </w:delText>
        </w:r>
      </w:del>
      <w:r w:rsidRPr="00E127DA">
        <w:rPr>
          <w:rFonts w:ascii="CMU Serif Roman" w:hAnsi="CMU Serif Roman" w:cs="CMU Serif Roman"/>
          <w:szCs w:val="15"/>
          <w:vertAlign w:val="superscript"/>
          <w:rPrChange w:id="7" w:author="Christian Madsen" w:date="2022-07-15T18:54:00Z">
            <w:rPr>
              <w:vertAlign w:val="superscript"/>
            </w:rPr>
          </w:rPrChange>
        </w:rPr>
        <w:t>ξ,‡,*</w:t>
      </w:r>
      <w:r w:rsidR="00AE2B2F" w:rsidRPr="00E127DA">
        <w:rPr>
          <w:rFonts w:ascii="CMU Serif Roman" w:hAnsi="CMU Serif Roman" w:cs="CMU Serif Roman"/>
          <w:szCs w:val="15"/>
          <w:rPrChange w:id="8" w:author="Christian Madsen" w:date="2022-07-15T18:54:00Z">
            <w:rPr/>
          </w:rPrChange>
        </w:rPr>
        <w:t xml:space="preserve">David Teze, </w:t>
      </w:r>
      <w:r w:rsidRPr="00E127DA">
        <w:rPr>
          <w:rFonts w:ascii="CMU Serif Roman" w:hAnsi="CMU Serif Roman" w:cs="CMU Serif Roman"/>
          <w:szCs w:val="15"/>
          <w:rPrChange w:id="9" w:author="Christian Madsen" w:date="2022-07-15T18:54:00Z">
            <w:rPr/>
          </w:rPrChange>
        </w:rPr>
        <w:t xml:space="preserve"> </w:t>
      </w:r>
      <w:r w:rsidRPr="00E127DA">
        <w:rPr>
          <w:rFonts w:ascii="CMU Serif Roman" w:hAnsi="CMU Serif Roman" w:cs="CMU Serif Roman"/>
          <w:szCs w:val="15"/>
          <w:vertAlign w:val="superscript"/>
          <w:rPrChange w:id="10" w:author="Christian Madsen" w:date="2022-07-15T18:54:00Z">
            <w:rPr>
              <w:vertAlign w:val="superscript"/>
            </w:rPr>
          </w:rPrChange>
        </w:rPr>
        <w:t>ξ,</w:t>
      </w:r>
      <w:r w:rsidR="00FB5E18" w:rsidRPr="00E127DA">
        <w:rPr>
          <w:rFonts w:ascii="CMU Serif Roman" w:hAnsi="CMU Serif Roman" w:cs="CMU Serif Roman"/>
          <w:szCs w:val="15"/>
          <w:vertAlign w:val="superscript"/>
          <w:rPrChange w:id="11" w:author="Christian Madsen" w:date="2022-07-15T18:54:00Z">
            <w:rPr>
              <w:vertAlign w:val="superscript"/>
            </w:rPr>
          </w:rPrChange>
        </w:rPr>
        <w:t>‡,†</w:t>
      </w:r>
      <w:r w:rsidR="00AE2B2F" w:rsidRPr="00E127DA">
        <w:rPr>
          <w:rFonts w:ascii="CMU Serif Roman" w:hAnsi="CMU Serif Roman" w:cs="CMU Serif Roman"/>
          <w:szCs w:val="15"/>
          <w:rPrChange w:id="12" w:author="Christian Madsen" w:date="2022-07-15T18:54:00Z">
            <w:rPr/>
          </w:rPrChange>
        </w:rPr>
        <w:t>Christian D. Madsen,</w:t>
      </w:r>
      <w:r w:rsidR="00CF7095" w:rsidRPr="00E127DA">
        <w:rPr>
          <w:rFonts w:ascii="CMU Serif Roman" w:hAnsi="CMU Serif Roman" w:cs="CMU Serif Roman"/>
          <w:szCs w:val="15"/>
          <w:rPrChange w:id="13" w:author="Christian Madsen" w:date="2022-07-15T18:54:00Z">
            <w:rPr/>
          </w:rPrChange>
        </w:rPr>
        <w:t xml:space="preserve"> </w:t>
      </w:r>
      <w:r w:rsidR="00CF7095" w:rsidRPr="00E127DA">
        <w:rPr>
          <w:rFonts w:ascii="CMU Serif Roman" w:hAnsi="CMU Serif Roman" w:cs="CMU Serif Roman"/>
          <w:szCs w:val="15"/>
          <w:vertAlign w:val="superscript"/>
          <w:rPrChange w:id="14" w:author="Christian Madsen" w:date="2022-07-15T18:54:00Z">
            <w:rPr>
              <w:vertAlign w:val="superscript"/>
            </w:rPr>
          </w:rPrChange>
        </w:rPr>
        <w:t>ξ</w:t>
      </w:r>
      <w:r w:rsidR="00CF7095" w:rsidRPr="00E127DA">
        <w:rPr>
          <w:rFonts w:ascii="CMU Serif Roman" w:hAnsi="CMU Serif Roman" w:cs="CMU Serif Roman"/>
          <w:szCs w:val="15"/>
          <w:rPrChange w:id="15" w:author="Christian Madsen" w:date="2022-07-15T18:54:00Z">
            <w:rPr/>
          </w:rPrChange>
        </w:rPr>
        <w:t>Tiia Kittilä,</w:t>
      </w:r>
      <w:r w:rsidR="0080593F" w:rsidRPr="00E127DA">
        <w:rPr>
          <w:rFonts w:ascii="CMU Serif Roman" w:hAnsi="CMU Serif Roman" w:cs="CMU Serif Roman"/>
          <w:szCs w:val="15"/>
          <w:rPrChange w:id="16" w:author="Christian Madsen" w:date="2022-07-15T18:54:00Z">
            <w:rPr/>
          </w:rPrChange>
        </w:rPr>
        <w:t xml:space="preserve"> </w:t>
      </w:r>
      <w:r w:rsidRPr="00E127DA">
        <w:rPr>
          <w:rFonts w:ascii="CMU Serif Roman" w:hAnsi="CMU Serif Roman" w:cs="CMU Serif Roman"/>
          <w:szCs w:val="15"/>
          <w:rPrChange w:id="17" w:author="Christian Madsen" w:date="2022-07-15T18:54:00Z">
            <w:rPr/>
          </w:rPrChange>
        </w:rPr>
        <w:t xml:space="preserve"> </w:t>
      </w:r>
      <w:r w:rsidRPr="00E127DA">
        <w:rPr>
          <w:rFonts w:ascii="CMU Serif Roman" w:hAnsi="CMU Serif Roman" w:cs="CMU Serif Roman"/>
          <w:szCs w:val="15"/>
          <w:vertAlign w:val="superscript"/>
          <w:rPrChange w:id="18" w:author="Christian Madsen" w:date="2022-07-15T18:54:00Z">
            <w:rPr>
              <w:vertAlign w:val="superscript"/>
            </w:rPr>
          </w:rPrChange>
        </w:rPr>
        <w:t>ξ</w:t>
      </w:r>
      <w:r w:rsidR="0080593F" w:rsidRPr="00E127DA">
        <w:rPr>
          <w:rFonts w:ascii="CMU Serif Roman" w:hAnsi="CMU Serif Roman" w:cs="CMU Serif Roman"/>
          <w:szCs w:val="15"/>
          <w:rPrChange w:id="19" w:author="Christian Madsen" w:date="2022-07-15T18:54:00Z">
            <w:rPr/>
          </w:rPrChange>
        </w:rPr>
        <w:t>Sören Maschmann,</w:t>
      </w:r>
      <w:r w:rsidR="00AE2B2F" w:rsidRPr="00E127DA">
        <w:rPr>
          <w:rFonts w:ascii="CMU Serif Roman" w:hAnsi="CMU Serif Roman" w:cs="CMU Serif Roman"/>
          <w:szCs w:val="15"/>
          <w:rPrChange w:id="20" w:author="Christian Madsen" w:date="2022-07-15T18:54:00Z">
            <w:rPr/>
          </w:rPrChange>
        </w:rPr>
        <w:t xml:space="preserve"> </w:t>
      </w:r>
      <w:r w:rsidRPr="00E127DA">
        <w:rPr>
          <w:rFonts w:ascii="CMU Serif Roman" w:hAnsi="CMU Serif Roman" w:cs="CMU Serif Roman"/>
          <w:szCs w:val="15"/>
          <w:rPrChange w:id="21" w:author="Christian Madsen" w:date="2022-07-15T18:54:00Z">
            <w:rPr/>
          </w:rPrChange>
        </w:rPr>
        <w:t xml:space="preserve"> </w:t>
      </w:r>
      <w:r w:rsidRPr="00E127DA">
        <w:rPr>
          <w:rFonts w:ascii="CMU Serif Roman" w:hAnsi="CMU Serif Roman" w:cs="CMU Serif Roman"/>
          <w:szCs w:val="15"/>
          <w:vertAlign w:val="superscript"/>
          <w:rPrChange w:id="22" w:author="Christian Madsen" w:date="2022-07-15T18:54:00Z">
            <w:rPr>
              <w:vertAlign w:val="superscript"/>
            </w:rPr>
          </w:rPrChange>
        </w:rPr>
        <w:t>ξ</w:t>
      </w:r>
      <w:r w:rsidR="00AE2B2F" w:rsidRPr="00E127DA">
        <w:rPr>
          <w:rFonts w:ascii="CMU Serif Roman" w:hAnsi="CMU Serif Roman" w:cs="CMU Serif Roman"/>
          <w:szCs w:val="15"/>
          <w:rPrChange w:id="23" w:author="Christian Madsen" w:date="2022-07-15T18:54:00Z">
            <w:rPr/>
          </w:rPrChange>
        </w:rPr>
        <w:t xml:space="preserve">Evelyn Travnik, </w:t>
      </w:r>
      <w:r w:rsidRPr="00E127DA">
        <w:rPr>
          <w:rFonts w:ascii="CMU Serif Roman" w:hAnsi="CMU Serif Roman" w:cs="CMU Serif Roman"/>
          <w:szCs w:val="15"/>
          <w:rPrChange w:id="24" w:author="Christian Madsen" w:date="2022-07-15T18:54:00Z">
            <w:rPr/>
          </w:rPrChange>
        </w:rPr>
        <w:t xml:space="preserve"> </w:t>
      </w:r>
      <w:r w:rsidRPr="00E127DA">
        <w:rPr>
          <w:rFonts w:ascii="CMU Serif Roman" w:hAnsi="CMU Serif Roman" w:cs="CMU Serif Roman"/>
          <w:szCs w:val="15"/>
          <w:vertAlign w:val="superscript"/>
          <w:rPrChange w:id="25" w:author="Christian Madsen" w:date="2022-07-15T18:54:00Z">
            <w:rPr>
              <w:vertAlign w:val="superscript"/>
            </w:rPr>
          </w:rPrChange>
        </w:rPr>
        <w:t>ξ,*</w:t>
      </w:r>
      <w:r w:rsidR="00AE2B2F" w:rsidRPr="00E127DA">
        <w:rPr>
          <w:rFonts w:ascii="CMU Serif Roman" w:hAnsi="CMU Serif Roman" w:cs="CMU Serif Roman"/>
          <w:szCs w:val="15"/>
          <w:rPrChange w:id="26" w:author="Christian Madsen" w:date="2022-07-15T18:54:00Z">
            <w:rPr/>
          </w:rPrChange>
        </w:rPr>
        <w:t>Ditte H. Welner</w:t>
      </w:r>
    </w:p>
    <w:p w14:paraId="72A2E5C0" w14:textId="77777777" w:rsidR="00612C5A" w:rsidRPr="00CA769A" w:rsidRDefault="009246AD">
      <w:pPr>
        <w:pPrChange w:id="27" w:author="Christian Madsen" w:date="2022-07-15T19:00:00Z">
          <w:pPr>
            <w:pStyle w:val="BCAuthorAddress"/>
            <w:spacing w:line="276" w:lineRule="auto"/>
            <w:jc w:val="left"/>
          </w:pPr>
        </w:pPrChange>
      </w:pPr>
      <w:r w:rsidRPr="00CA769A">
        <w:t>AUTHOR ADDRESS</w:t>
      </w:r>
      <w:r w:rsidR="00102D70" w:rsidRPr="00CA769A">
        <w:t>.</w:t>
      </w:r>
      <w:r w:rsidRPr="00CA769A">
        <w:rPr>
          <w:b/>
        </w:rPr>
        <w:t xml:space="preserve"> </w:t>
      </w:r>
      <w:r w:rsidR="00102D70" w:rsidRPr="00CA769A">
        <w:rPr>
          <w:vertAlign w:val="superscript"/>
        </w:rPr>
        <w:t xml:space="preserve">ξ </w:t>
      </w:r>
      <w:r w:rsidR="00102D70" w:rsidRPr="00CA769A">
        <w:t>The Novo Nordisk Foundation Center for Biosustainability, Technical University of Denmark, DK- 2800 Kongens Lyngby, Denmark.</w:t>
      </w:r>
    </w:p>
    <w:p w14:paraId="102D6D12" w14:textId="70159113" w:rsidR="00706EAE" w:rsidRPr="00CA769A" w:rsidRDefault="00AB34C5">
      <w:pPr>
        <w:pPrChange w:id="28" w:author="Christian Madsen" w:date="2022-07-15T19:00:00Z">
          <w:pPr>
            <w:pStyle w:val="BCAuthorAddress"/>
            <w:spacing w:line="276" w:lineRule="auto"/>
            <w:jc w:val="left"/>
          </w:pPr>
        </w:pPrChange>
      </w:pPr>
      <w:r w:rsidRPr="00CA769A">
        <w:t>KEYWORDS</w:t>
      </w:r>
      <w:r w:rsidR="00102D70" w:rsidRPr="00CA769A">
        <w:t>.</w:t>
      </w:r>
      <w:r w:rsidRPr="00CA769A">
        <w:t xml:space="preserve"> </w:t>
      </w:r>
      <w:r w:rsidR="00AE2B2F" w:rsidRPr="00CA769A">
        <w:t xml:space="preserve">Glycosyltransferases. </w:t>
      </w:r>
      <w:r w:rsidR="00263874" w:rsidRPr="00CA769A">
        <w:t xml:space="preserve">GT1. UGT. Glycosylation. Biocatalysis. </w:t>
      </w:r>
      <w:r w:rsidR="00AE2B2F" w:rsidRPr="00CA769A">
        <w:t xml:space="preserve">Specificity. Prediction. Machine learning. Random forest. </w:t>
      </w:r>
    </w:p>
    <w:p w14:paraId="23A81766" w14:textId="28E5BA6B" w:rsidR="00D977A0" w:rsidRPr="00CA769A" w:rsidRDefault="00AB34C5">
      <w:pPr>
        <w:pStyle w:val="Heading1"/>
        <w:rPr>
          <w:szCs w:val="21"/>
        </w:rPr>
        <w:pPrChange w:id="29" w:author="Christian Madsen" w:date="2022-07-15T19:00:00Z">
          <w:pPr>
            <w:pStyle w:val="BCAuthorAddress"/>
            <w:spacing w:line="276" w:lineRule="auto"/>
            <w:jc w:val="left"/>
          </w:pPr>
        </w:pPrChange>
      </w:pPr>
      <w:r w:rsidRPr="00CA769A">
        <w:t>ABSTRACT</w:t>
      </w:r>
    </w:p>
    <w:p w14:paraId="16B703D1" w14:textId="05689B66" w:rsidR="00706EAE" w:rsidRPr="00CA769A" w:rsidRDefault="00331852">
      <w:pPr>
        <w:pPrChange w:id="30" w:author="Christian Madsen" w:date="2022-07-15T19:05:00Z">
          <w:pPr>
            <w:pStyle w:val="BDAbstract"/>
            <w:spacing w:line="276" w:lineRule="auto"/>
          </w:pPr>
        </w:pPrChange>
      </w:pPr>
      <w:r w:rsidRPr="00CA769A">
        <w:t>Glycosylation represent</w:t>
      </w:r>
      <w:r w:rsidR="00732288" w:rsidRPr="00CA769A">
        <w:t>s</w:t>
      </w:r>
      <w:r w:rsidRPr="00CA769A">
        <w:t xml:space="preserve"> one of the major chemical challenges. While it is one of the most common reaction</w:t>
      </w:r>
      <w:r w:rsidR="00C80176" w:rsidRPr="00CA769A">
        <w:t>s</w:t>
      </w:r>
      <w:r w:rsidRPr="00CA769A">
        <w:t xml:space="preserve"> in </w:t>
      </w:r>
      <w:r w:rsidR="00C80176" w:rsidRPr="00CA769A">
        <w:t>n</w:t>
      </w:r>
      <w:r w:rsidRPr="00CA769A">
        <w:t>ature</w:t>
      </w:r>
      <w:r w:rsidR="00092CB5" w:rsidRPr="00CA769A">
        <w:t>,</w:t>
      </w:r>
      <w:r w:rsidRPr="00CA769A">
        <w:t xml:space="preserve"> conventional chemistry struggles with stereochemistry, regioselectivity and solubility issues. Conversely, family 1 glycosyltransferase (</w:t>
      </w:r>
      <w:r w:rsidR="00092CB5" w:rsidRPr="00CA769A">
        <w:t>GT1</w:t>
      </w:r>
      <w:r w:rsidRPr="00CA769A">
        <w:t>, UGT)</w:t>
      </w:r>
      <w:r w:rsidR="00092CB5" w:rsidRPr="00CA769A">
        <w:t xml:space="preserve"> enzymes </w:t>
      </w:r>
      <w:r w:rsidR="006A7235" w:rsidRPr="00CA769A">
        <w:t>can</w:t>
      </w:r>
      <w:r w:rsidR="00723D11" w:rsidRPr="00CA769A">
        <w:t xml:space="preserve"> </w:t>
      </w:r>
      <w:r w:rsidRPr="00CA769A">
        <w:t>glycosylate virtually any given</w:t>
      </w:r>
      <w:r w:rsidR="00BF365B" w:rsidRPr="00CA769A">
        <w:t xml:space="preserve"> nucleophilic</w:t>
      </w:r>
      <w:r w:rsidRPr="00CA769A">
        <w:t xml:space="preserve"> </w:t>
      </w:r>
      <w:r w:rsidR="00BF365B" w:rsidRPr="00CA769A">
        <w:t>group</w:t>
      </w:r>
      <w:r w:rsidRPr="00CA769A">
        <w:t xml:space="preserve"> with perfect control over stereochemistry and </w:t>
      </w:r>
      <w:r w:rsidR="00BF365B" w:rsidRPr="00CA769A">
        <w:t xml:space="preserve">regioselectivity. However, the appropriate catalyst for a given </w:t>
      </w:r>
      <w:r w:rsidR="004D53D4" w:rsidRPr="00CA769A">
        <w:t>reaction needs to be identified among the tens of thousands of available sequences.</w:t>
      </w:r>
      <w:r w:rsidR="005D1ECF" w:rsidRPr="00CA769A">
        <w:t xml:space="preserve"> Here, we present </w:t>
      </w:r>
      <w:r w:rsidR="006A7235" w:rsidRPr="00CA769A">
        <w:t>a</w:t>
      </w:r>
      <w:r w:rsidR="005D1ECF" w:rsidRPr="00CA769A">
        <w:t xml:space="preserve"> data-driven approach </w:t>
      </w:r>
      <w:r w:rsidR="00092CB5" w:rsidRPr="00CA769A">
        <w:t>to find the needle i</w:t>
      </w:r>
      <w:r w:rsidR="005D1ECF" w:rsidRPr="00CA769A">
        <w:t>n the haystack</w:t>
      </w:r>
      <w:r w:rsidR="00092CB5" w:rsidRPr="00CA769A">
        <w:t>. We</w:t>
      </w:r>
      <w:r w:rsidR="00BB080A" w:rsidRPr="00CA769A">
        <w:t xml:space="preserve"> first</w:t>
      </w:r>
      <w:r w:rsidR="00092CB5" w:rsidRPr="00CA769A">
        <w:t xml:space="preserve"> </w:t>
      </w:r>
      <w:r w:rsidR="000D7841" w:rsidRPr="00CA769A">
        <w:t xml:space="preserve">assayed </w:t>
      </w:r>
      <w:r w:rsidR="006A7235" w:rsidRPr="00CA769A">
        <w:t>2</w:t>
      </w:r>
      <w:r w:rsidR="00BB080A" w:rsidRPr="00CA769A">
        <w:t>8</w:t>
      </w:r>
      <w:r w:rsidR="006A7235" w:rsidRPr="00CA769A">
        <w:t xml:space="preserve"> GT1 enzymes </w:t>
      </w:r>
      <w:r w:rsidR="000D7841" w:rsidRPr="00CA769A">
        <w:t>against 30</w:t>
      </w:r>
      <w:r w:rsidR="00D573CE" w:rsidRPr="00E127DA">
        <w:rPr>
          <w:rPrChange w:id="31" w:author="Christian Madsen" w:date="2022-07-15T18:55:00Z">
            <w:rPr>
              <w:rFonts w:ascii="Times New Roman" w:hAnsi="Times New Roman"/>
            </w:rPr>
          </w:rPrChange>
        </w:rPr>
        <w:t>‒</w:t>
      </w:r>
      <w:r w:rsidR="000D7841" w:rsidRPr="00CA769A">
        <w:t xml:space="preserve">80 acceptors. Leveraging this dataset together with literature data, we </w:t>
      </w:r>
      <w:r w:rsidR="002739C0" w:rsidRPr="00CA769A">
        <w:t xml:space="preserve">obtained </w:t>
      </w:r>
      <w:r w:rsidR="006A7235" w:rsidRPr="00CA769A">
        <w:t xml:space="preserve">activity </w:t>
      </w:r>
      <w:r w:rsidR="002739C0" w:rsidRPr="00CA769A">
        <w:t>info</w:t>
      </w:r>
      <w:r w:rsidR="00D33942" w:rsidRPr="00CA769A">
        <w:t>rmation</w:t>
      </w:r>
      <w:r w:rsidR="002739C0" w:rsidRPr="00CA769A">
        <w:t xml:space="preserve"> on 147 GT1</w:t>
      </w:r>
      <w:r w:rsidR="006A7235" w:rsidRPr="00CA769A">
        <w:t xml:space="preserve"> enzymes</w:t>
      </w:r>
      <w:r w:rsidR="00D33942" w:rsidRPr="00CA769A">
        <w:t xml:space="preserve">, </w:t>
      </w:r>
      <w:r w:rsidR="006A7235" w:rsidRPr="00CA769A">
        <w:t>and</w:t>
      </w:r>
      <w:r w:rsidR="00D33942" w:rsidRPr="00CA769A">
        <w:t xml:space="preserve"> used </w:t>
      </w:r>
      <w:r w:rsidR="006A7235" w:rsidRPr="00CA769A">
        <w:t xml:space="preserve">this </w:t>
      </w:r>
      <w:r w:rsidR="00D33942" w:rsidRPr="00CA769A">
        <w:t>to train</w:t>
      </w:r>
      <w:r w:rsidR="000D7841" w:rsidRPr="00CA769A">
        <w:t xml:space="preserve"> several</w:t>
      </w:r>
      <w:r w:rsidR="00092CB5" w:rsidRPr="00CA769A">
        <w:t xml:space="preserve"> pan</w:t>
      </w:r>
      <w:r w:rsidR="004765CC" w:rsidRPr="00CA769A">
        <w:t>-</w:t>
      </w:r>
      <w:r w:rsidR="00D573CE" w:rsidRPr="00CA769A">
        <w:t xml:space="preserve">specific </w:t>
      </w:r>
      <w:r w:rsidR="0014292D" w:rsidRPr="00CA769A">
        <w:t xml:space="preserve">random forest-based </w:t>
      </w:r>
      <w:r w:rsidR="006A7235" w:rsidRPr="00CA769A">
        <w:t xml:space="preserve">acceptor </w:t>
      </w:r>
      <w:r w:rsidR="00C80176" w:rsidRPr="00CA769A">
        <w:t>predictors</w:t>
      </w:r>
      <w:r w:rsidR="006A7235" w:rsidRPr="00CA769A">
        <w:t>. Importantly,</w:t>
      </w:r>
      <w:r w:rsidR="00C80176" w:rsidRPr="00CA769A">
        <w:t xml:space="preserve"> </w:t>
      </w:r>
      <w:r w:rsidR="00612C5A" w:rsidRPr="00CA769A">
        <w:t xml:space="preserve">we constructed a pipeline for automated generation of 153 chemical features for any given molecule, to input to the predictors. </w:t>
      </w:r>
      <w:r w:rsidR="0014292D" w:rsidRPr="00CA769A">
        <w:t xml:space="preserve">Further, </w:t>
      </w:r>
      <w:r w:rsidR="00612C5A" w:rsidRPr="00CA769A">
        <w:t>we balanced the datasets with unreactive compounds chemically related to the acceptors in the dataset</w:t>
      </w:r>
      <w:r w:rsidR="0014292D" w:rsidRPr="00CA769A">
        <w:t>.</w:t>
      </w:r>
      <w:r w:rsidR="000D7841" w:rsidRPr="00CA769A">
        <w:t xml:space="preserve"> </w:t>
      </w:r>
      <w:r w:rsidR="0056669A" w:rsidRPr="00CA769A">
        <w:t>We obtained</w:t>
      </w:r>
      <w:r w:rsidR="00D573CE" w:rsidRPr="00CA769A">
        <w:t xml:space="preserve"> predictors with </w:t>
      </w:r>
      <w:r w:rsidR="0056669A" w:rsidRPr="00CA769A">
        <w:t>AUC</w:t>
      </w:r>
      <w:r w:rsidR="00D573CE" w:rsidRPr="00CA769A">
        <w:t>&gt;</w:t>
      </w:r>
      <w:r w:rsidR="0056669A" w:rsidRPr="00CA769A">
        <w:t>0.8</w:t>
      </w:r>
      <w:r w:rsidR="00092CB5" w:rsidRPr="00CA769A">
        <w:t xml:space="preserve">, </w:t>
      </w:r>
      <w:r w:rsidR="0056669A" w:rsidRPr="00CA769A">
        <w:t>that</w:t>
      </w:r>
      <w:r w:rsidR="00092CB5" w:rsidRPr="00CA769A">
        <w:t xml:space="preserve"> can be used to </w:t>
      </w:r>
      <w:r w:rsidR="0056669A" w:rsidRPr="00CA769A">
        <w:t>parse</w:t>
      </w:r>
      <w:r w:rsidR="00092CB5" w:rsidRPr="00CA769A">
        <w:t xml:space="preserve"> </w:t>
      </w:r>
      <w:r w:rsidR="00547F17" w:rsidRPr="00CA769A">
        <w:t>the</w:t>
      </w:r>
      <w:r w:rsidR="0056669A" w:rsidRPr="00CA769A">
        <w:t xml:space="preserve"> &gt;30</w:t>
      </w:r>
      <w:r w:rsidR="00547F17" w:rsidRPr="00CA769A">
        <w:t>.</w:t>
      </w:r>
      <w:r w:rsidR="0056669A" w:rsidRPr="00CA769A">
        <w:t xml:space="preserve">000 available </w:t>
      </w:r>
      <w:r w:rsidR="006A7235" w:rsidRPr="00CA769A">
        <w:t xml:space="preserve">GT1 </w:t>
      </w:r>
      <w:r w:rsidR="0056669A" w:rsidRPr="00CA769A">
        <w:t>sequences</w:t>
      </w:r>
      <w:r w:rsidR="0014292D" w:rsidRPr="00CA769A">
        <w:t xml:space="preserve"> for any chemical</w:t>
      </w:r>
      <w:r w:rsidR="00092CB5" w:rsidRPr="00CA769A">
        <w:t xml:space="preserve">. </w:t>
      </w:r>
      <w:r w:rsidR="002C3C4A" w:rsidRPr="00CA769A">
        <w:t>We constructed two top-performing predictors</w:t>
      </w:r>
      <w:r w:rsidR="001122E3" w:rsidRPr="00CA769A">
        <w:t xml:space="preserve">. </w:t>
      </w:r>
      <w:r w:rsidR="003F2204" w:rsidRPr="00CA769A">
        <w:t>The first was</w:t>
      </w:r>
      <w:r w:rsidR="002C3C4A" w:rsidRPr="00CA769A">
        <w:t xml:space="preserve"> trained for prediction of both substrates and non-substrates</w:t>
      </w:r>
      <w:r w:rsidR="00AC1B4F" w:rsidRPr="00CA769A">
        <w:t xml:space="preserve"> o</w:t>
      </w:r>
      <w:r w:rsidR="00A264B8" w:rsidRPr="00CA769A">
        <w:t>f</w:t>
      </w:r>
      <w:r w:rsidR="00AC1B4F" w:rsidRPr="00CA769A">
        <w:t xml:space="preserve"> any GT1</w:t>
      </w:r>
      <w:r w:rsidR="00547F17" w:rsidRPr="00CA769A">
        <w:t xml:space="preserve"> enzyme</w:t>
      </w:r>
      <w:r w:rsidR="002C3C4A" w:rsidRPr="00CA769A">
        <w:t xml:space="preserve">, useful for understanding the acceptor profile of </w:t>
      </w:r>
      <w:r w:rsidR="00547F17" w:rsidRPr="00CA769A">
        <w:t>the</w:t>
      </w:r>
      <w:r w:rsidR="002C3C4A" w:rsidRPr="00CA769A">
        <w:t xml:space="preserve"> enzyme</w:t>
      </w:r>
      <w:r w:rsidR="003F2204" w:rsidRPr="00CA769A">
        <w:t xml:space="preserve">. We demonstrate 80% accuracy in predicting the acceptor profiles of 8 GT1 enzymes selected to be </w:t>
      </w:r>
      <w:commentRangeStart w:id="32"/>
      <w:commentRangeStart w:id="33"/>
      <w:r w:rsidR="003F2204" w:rsidRPr="00CA769A">
        <w:t xml:space="preserve">phylogenetically far </w:t>
      </w:r>
      <w:commentRangeEnd w:id="32"/>
      <w:r w:rsidR="003F2204" w:rsidRPr="00E127DA">
        <w:rPr>
          <w:rStyle w:val="CommentReference"/>
          <w:rFonts w:ascii="CMU Serif Roman" w:hAnsi="CMU Serif Roman" w:cs="CMU Serif Roman"/>
          <w:sz w:val="20"/>
          <w:szCs w:val="20"/>
          <w:rPrChange w:id="34" w:author="Christian Madsen" w:date="2022-07-15T18:55:00Z">
            <w:rPr>
              <w:rStyle w:val="CommentReference"/>
            </w:rPr>
          </w:rPrChange>
        </w:rPr>
        <w:commentReference w:id="32"/>
      </w:r>
      <w:commentRangeEnd w:id="33"/>
      <w:r w:rsidR="001122E3" w:rsidRPr="00E127DA">
        <w:rPr>
          <w:rStyle w:val="CommentReference"/>
          <w:rFonts w:ascii="CMU Serif Roman" w:hAnsi="CMU Serif Roman" w:cs="CMU Serif Roman"/>
          <w:sz w:val="20"/>
          <w:szCs w:val="20"/>
          <w:rPrChange w:id="35" w:author="Christian Madsen" w:date="2022-07-15T18:55:00Z">
            <w:rPr>
              <w:rStyle w:val="CommentReference"/>
            </w:rPr>
          </w:rPrChange>
        </w:rPr>
        <w:commentReference w:id="33"/>
      </w:r>
      <w:r w:rsidR="003F2204" w:rsidRPr="00CA769A">
        <w:t>from our training dataset</w:t>
      </w:r>
      <w:r w:rsidR="00321008" w:rsidRPr="00CA769A">
        <w:t>,</w:t>
      </w:r>
      <w:r w:rsidR="003F2204" w:rsidRPr="00CA769A">
        <w:t xml:space="preserve"> against 47 polyphenols absent from the training dataset</w:t>
      </w:r>
      <w:r w:rsidR="00532F9B" w:rsidRPr="00CA769A">
        <w:t xml:space="preserve">. </w:t>
      </w:r>
      <w:r w:rsidR="00321008" w:rsidRPr="00CA769A">
        <w:t>The second was</w:t>
      </w:r>
      <w:r w:rsidR="002C3C4A" w:rsidRPr="00CA769A">
        <w:t xml:space="preserve"> trained for </w:t>
      </w:r>
      <w:r w:rsidR="00A264B8" w:rsidRPr="00CA769A">
        <w:t xml:space="preserve">highly </w:t>
      </w:r>
      <w:r w:rsidR="002C3C4A" w:rsidRPr="00CA769A">
        <w:t xml:space="preserve">accurate prediction of </w:t>
      </w:r>
      <w:del w:id="36" w:author="Ditte Hededam Welner" w:date="2022-07-07T12:58:00Z">
        <w:r w:rsidR="00AC1B4F" w:rsidRPr="00CA769A" w:rsidDel="00A264B8">
          <w:delText xml:space="preserve">the most </w:delText>
        </w:r>
      </w:del>
      <w:del w:id="37" w:author="Ditte Hededam Welner" w:date="2022-07-07T12:40:00Z">
        <w:r w:rsidR="00AC1B4F" w:rsidRPr="00CA769A" w:rsidDel="00547F17">
          <w:delText xml:space="preserve">reactive </w:delText>
        </w:r>
      </w:del>
      <w:del w:id="38" w:author="Ditte Hededam Welner" w:date="2022-07-07T12:58:00Z">
        <w:r w:rsidR="002C3C4A" w:rsidRPr="00CA769A" w:rsidDel="00A264B8">
          <w:delText>productive enzyme:substrate</w:delText>
        </w:r>
      </w:del>
      <w:ins w:id="39" w:author="Ditte Hededam Welner" w:date="2022-07-07T12:58:00Z">
        <w:r w:rsidR="00A264B8" w:rsidRPr="00CA769A">
          <w:t>substrates only</w:t>
        </w:r>
      </w:ins>
      <w:r w:rsidR="002C3C4A" w:rsidRPr="00CA769A">
        <w:t xml:space="preserve"> </w:t>
      </w:r>
      <w:commentRangeStart w:id="40"/>
      <w:commentRangeStart w:id="41"/>
      <w:del w:id="42" w:author="Ditte Hededam Welner" w:date="2022-07-07T12:57:00Z">
        <w:r w:rsidR="002C3C4A" w:rsidRPr="00CA769A" w:rsidDel="00A264B8">
          <w:delText>pair</w:delText>
        </w:r>
      </w:del>
      <w:r w:rsidR="002C3C4A" w:rsidRPr="00CA769A">
        <w:t>s</w:t>
      </w:r>
      <w:commentRangeEnd w:id="40"/>
      <w:r w:rsidR="004867E0" w:rsidRPr="00E127DA">
        <w:rPr>
          <w:rStyle w:val="CommentReference"/>
          <w:rFonts w:ascii="CMU Serif Roman" w:hAnsi="CMU Serif Roman" w:cs="CMU Serif Roman"/>
          <w:sz w:val="20"/>
          <w:szCs w:val="20"/>
          <w:rPrChange w:id="43" w:author="Christian Madsen" w:date="2022-07-15T18:55:00Z">
            <w:rPr>
              <w:rStyle w:val="CommentReference"/>
            </w:rPr>
          </w:rPrChange>
        </w:rPr>
        <w:commentReference w:id="40"/>
      </w:r>
      <w:commentRangeEnd w:id="41"/>
      <w:r w:rsidR="00532F9B" w:rsidRPr="00E127DA">
        <w:rPr>
          <w:rStyle w:val="CommentReference"/>
          <w:rFonts w:ascii="CMU Serif Roman" w:hAnsi="CMU Serif Roman" w:cs="CMU Serif Roman"/>
          <w:sz w:val="20"/>
          <w:szCs w:val="20"/>
          <w:rPrChange w:id="44" w:author="Christian Madsen" w:date="2022-07-15T18:55:00Z">
            <w:rPr>
              <w:rStyle w:val="CommentReference"/>
            </w:rPr>
          </w:rPrChange>
        </w:rPr>
        <w:commentReference w:id="41"/>
      </w:r>
      <w:del w:id="45" w:author="Ditte Hededam Welner" w:date="2022-07-07T12:41:00Z">
        <w:r w:rsidR="002C3C4A" w:rsidRPr="00CA769A" w:rsidDel="004867E0">
          <w:delText xml:space="preserve">, </w:delText>
        </w:r>
        <w:r w:rsidR="00AC1B4F" w:rsidRPr="00CA769A" w:rsidDel="004867E0">
          <w:delText>biased towards sequences from the training sets</w:delText>
        </w:r>
      </w:del>
      <w:r w:rsidR="00AC1B4F" w:rsidRPr="00CA769A">
        <w:t xml:space="preserve">, </w:t>
      </w:r>
      <w:r w:rsidR="002C3C4A" w:rsidRPr="00CA769A">
        <w:t>useful for biotechnological applications</w:t>
      </w:r>
      <w:r w:rsidR="00A264B8" w:rsidRPr="00CA769A">
        <w:t xml:space="preserve"> where identification of an efficient enzyme</w:t>
      </w:r>
      <w:r w:rsidR="00AC4FCB" w:rsidRPr="00CA769A">
        <w:t xml:space="preserve"> for a particular substrate</w:t>
      </w:r>
      <w:r w:rsidR="00A264B8" w:rsidRPr="00CA769A">
        <w:t xml:space="preserve"> is key</w:t>
      </w:r>
      <w:r w:rsidR="002C3C4A" w:rsidRPr="00CA769A">
        <w:t xml:space="preserve">. </w:t>
      </w:r>
      <w:r w:rsidR="0001145D" w:rsidRPr="00CA769A">
        <w:t>This predictor was used to</w:t>
      </w:r>
      <w:r w:rsidR="000D7841" w:rsidRPr="00CA769A">
        <w:t xml:space="preserve"> </w:t>
      </w:r>
      <w:r w:rsidR="0001145D" w:rsidRPr="00CA769A">
        <w:t>predict the best GT1 enzymes</w:t>
      </w:r>
      <w:r w:rsidR="000D7841" w:rsidRPr="00CA769A">
        <w:t xml:space="preserve"> for glycosylation of </w:t>
      </w:r>
      <w:ins w:id="46" w:author="Ditte Hededam Welner" w:date="2022-07-12T10:44:00Z">
        <w:r w:rsidR="005D4656" w:rsidRPr="00CA769A">
          <w:t xml:space="preserve"> </w:t>
        </w:r>
        <w:commentRangeStart w:id="47"/>
        <w:r w:rsidR="005D4656" w:rsidRPr="00CA769A">
          <w:t>X</w:t>
        </w:r>
        <w:commentRangeEnd w:id="47"/>
        <w:r w:rsidR="005D4656" w:rsidRPr="00E127DA">
          <w:rPr>
            <w:rStyle w:val="CommentReference"/>
            <w:rFonts w:ascii="CMU Serif Roman" w:hAnsi="CMU Serif Roman" w:cs="CMU Serif Roman"/>
            <w:sz w:val="20"/>
            <w:szCs w:val="20"/>
            <w:rPrChange w:id="48" w:author="Christian Madsen" w:date="2022-07-15T18:55:00Z">
              <w:rPr>
                <w:rStyle w:val="CommentReference"/>
              </w:rPr>
            </w:rPrChange>
          </w:rPr>
          <w:commentReference w:id="47"/>
        </w:r>
        <w:r w:rsidR="005D4656" w:rsidRPr="00CA769A">
          <w:t xml:space="preserve"> </w:t>
        </w:r>
      </w:ins>
      <w:r w:rsidR="000D7841" w:rsidRPr="00CA769A">
        <w:t xml:space="preserve">acceptors </w:t>
      </w:r>
      <w:commentRangeStart w:id="49"/>
      <w:r w:rsidR="00532F9B" w:rsidRPr="00CA769A">
        <w:t>absent</w:t>
      </w:r>
      <w:r w:rsidR="000D7841" w:rsidRPr="00CA769A">
        <w:t xml:space="preserve"> from the </w:t>
      </w:r>
      <w:r w:rsidR="005D4656" w:rsidRPr="00CA769A">
        <w:t xml:space="preserve">training </w:t>
      </w:r>
      <w:r w:rsidR="000D7841" w:rsidRPr="00CA769A">
        <w:t>data</w:t>
      </w:r>
      <w:commentRangeEnd w:id="49"/>
      <w:r w:rsidR="00015845" w:rsidRPr="00E127DA">
        <w:rPr>
          <w:rStyle w:val="CommentReference"/>
          <w:rFonts w:ascii="CMU Serif Roman" w:hAnsi="CMU Serif Roman" w:cs="CMU Serif Roman"/>
          <w:sz w:val="20"/>
          <w:szCs w:val="20"/>
          <w:rPrChange w:id="50" w:author="Christian Madsen" w:date="2022-07-15T18:55:00Z">
            <w:rPr>
              <w:rStyle w:val="CommentReference"/>
            </w:rPr>
          </w:rPrChange>
        </w:rPr>
        <w:commentReference w:id="49"/>
      </w:r>
      <w:r w:rsidR="000D7841" w:rsidRPr="00CA769A">
        <w:t xml:space="preserve">, and predicted </w:t>
      </w:r>
      <w:r w:rsidR="00015845" w:rsidRPr="00CA769A">
        <w:t xml:space="preserve">enzymes for </w:t>
      </w:r>
      <w:r w:rsidR="000D7841" w:rsidRPr="00CA769A">
        <w:t>both natural product</w:t>
      </w:r>
      <w:r w:rsidR="002C3C4A" w:rsidRPr="00CA769A">
        <w:t>s</w:t>
      </w:r>
      <w:r w:rsidR="000D7841" w:rsidRPr="00CA769A">
        <w:t xml:space="preserve"> and new-to-Nature glucosides with &gt;90% accuracy.</w:t>
      </w:r>
      <w:r w:rsidR="00D573CE" w:rsidRPr="00CA769A">
        <w:t xml:space="preserve"> </w:t>
      </w:r>
      <w:r w:rsidR="00BE6932" w:rsidRPr="00CA769A">
        <w:t>Finally, w</w:t>
      </w:r>
      <w:r w:rsidR="00510828" w:rsidRPr="00CA769A">
        <w:t xml:space="preserve">e </w:t>
      </w:r>
      <w:r w:rsidR="00BB080A" w:rsidRPr="00CA769A">
        <w:t xml:space="preserve">experimentally measured and computationally </w:t>
      </w:r>
      <w:r w:rsidR="00510828" w:rsidRPr="00CA769A">
        <w:t>evaluated</w:t>
      </w:r>
      <w:r w:rsidR="00D21AA7" w:rsidRPr="00CA769A">
        <w:t xml:space="preserve"> another </w:t>
      </w:r>
      <w:r w:rsidR="00510828" w:rsidRPr="00CA769A">
        <w:t>18</w:t>
      </w:r>
      <w:r w:rsidR="00013C75" w:rsidRPr="00CA769A">
        <w:t>33</w:t>
      </w:r>
      <w:r w:rsidR="00510828" w:rsidRPr="00CA769A">
        <w:t xml:space="preserve"> enzyme</w:t>
      </w:r>
      <w:r w:rsidR="00C80176" w:rsidRPr="00CA769A">
        <w:t>-</w:t>
      </w:r>
      <w:r w:rsidR="00510828" w:rsidRPr="00CA769A">
        <w:t>substrate</w:t>
      </w:r>
      <w:r w:rsidR="00C80176" w:rsidRPr="00CA769A">
        <w:t xml:space="preserve"> </w:t>
      </w:r>
      <w:r w:rsidR="00510828" w:rsidRPr="00CA769A">
        <w:t>pairs comprising sequences in the training</w:t>
      </w:r>
      <w:r w:rsidR="005D4656" w:rsidRPr="00CA769A">
        <w:t xml:space="preserve"> data</w:t>
      </w:r>
      <w:r w:rsidR="00532F9B" w:rsidRPr="00CA769A">
        <w:t xml:space="preserve"> </w:t>
      </w:r>
      <w:r w:rsidR="005D4656" w:rsidRPr="00CA769A">
        <w:t>and</w:t>
      </w:r>
      <w:r w:rsidR="00532F9B" w:rsidRPr="00CA769A">
        <w:t xml:space="preserve"> acceptors absent </w:t>
      </w:r>
      <w:r w:rsidR="005D4656" w:rsidRPr="00CA769A">
        <w:t>from the</w:t>
      </w:r>
      <w:r w:rsidR="00532F9B" w:rsidRPr="00CA769A">
        <w:t xml:space="preserve"> training </w:t>
      </w:r>
      <w:r w:rsidR="005D4656" w:rsidRPr="00CA769A">
        <w:t>data</w:t>
      </w:r>
      <w:r w:rsidR="00263874" w:rsidRPr="00CA769A">
        <w:t xml:space="preserve">, resulting in an </w:t>
      </w:r>
      <w:r w:rsidR="00263874" w:rsidRPr="00CA769A">
        <w:rPr>
          <w:highlight w:val="yellow"/>
        </w:rPr>
        <w:t>accuracy of, AUC of</w:t>
      </w:r>
      <w:r w:rsidR="00D573CE" w:rsidRPr="00CA769A">
        <w:t>.</w:t>
      </w:r>
      <w:r w:rsidR="00510828" w:rsidRPr="00CA769A">
        <w:t xml:space="preserve"> Altogether, we present here the largest experimental dataset on GT1 </w:t>
      </w:r>
      <w:r w:rsidR="00532F9B" w:rsidRPr="00CA769A">
        <w:t>specificity</w:t>
      </w:r>
      <w:r w:rsidR="00510828" w:rsidRPr="00CA769A">
        <w:t xml:space="preserve">, together with predictors able to parse all available GT1 sequences and </w:t>
      </w:r>
      <w:r w:rsidR="004909C2" w:rsidRPr="00CA769A">
        <w:t xml:space="preserve">with high accuracy </w:t>
      </w:r>
      <w:r w:rsidR="00510828" w:rsidRPr="00CA769A">
        <w:t xml:space="preserve">predict the most likely </w:t>
      </w:r>
      <w:r w:rsidR="00A13B69" w:rsidRPr="00CA769A">
        <w:t xml:space="preserve">GT1 </w:t>
      </w:r>
      <w:r w:rsidR="00510828" w:rsidRPr="00CA769A">
        <w:t xml:space="preserve">enzyme </w:t>
      </w:r>
      <w:r w:rsidR="00A13B69" w:rsidRPr="00CA769A">
        <w:t xml:space="preserve">to glycosylate </w:t>
      </w:r>
      <w:r w:rsidR="00510828" w:rsidRPr="00CA769A">
        <w:t>any given molecule.</w:t>
      </w:r>
      <w:r w:rsidR="00263874" w:rsidRPr="00CA769A">
        <w:t xml:space="preserve"> </w:t>
      </w:r>
    </w:p>
    <w:p w14:paraId="03E0853E" w14:textId="455987AE" w:rsidR="0037546B" w:rsidRPr="00257201" w:rsidRDefault="0081620F">
      <w:pPr>
        <w:pStyle w:val="Heading1"/>
        <w:pPrChange w:id="51" w:author="Christian Madsen" w:date="2022-07-15T19:06:00Z">
          <w:pPr>
            <w:pStyle w:val="BDAbstract"/>
            <w:spacing w:line="276" w:lineRule="auto"/>
          </w:pPr>
        </w:pPrChange>
      </w:pPr>
      <w:r w:rsidRPr="00257201">
        <w:t>INTRODUCTION</w:t>
      </w:r>
    </w:p>
    <w:p w14:paraId="56287AD8" w14:textId="2EDE2DA7" w:rsidR="0037546B" w:rsidRDefault="0056669A">
      <w:pPr>
        <w:pPrChange w:id="52" w:author="Christian Madsen" w:date="2022-07-15T19:05:00Z">
          <w:pPr>
            <w:pStyle w:val="TAMainText"/>
            <w:spacing w:after="240" w:line="276" w:lineRule="auto"/>
            <w:ind w:firstLine="0"/>
          </w:pPr>
        </w:pPrChange>
      </w:pPr>
      <w:r w:rsidRPr="00EF5B33">
        <w:t>Glycosylation is</w:t>
      </w:r>
      <w:r w:rsidR="00A06187">
        <w:t xml:space="preserve"> a crucial step to obtain many biologically</w:t>
      </w:r>
      <w:r w:rsidR="009C36D9">
        <w:t xml:space="preserve"> and industrially</w:t>
      </w:r>
      <w:r w:rsidR="00A06187">
        <w:t xml:space="preserve"> relevant molecules, from proteins to natural products</w:t>
      </w:r>
      <w:r w:rsidR="009C36D9">
        <w:t xml:space="preserve"> and artificial compounds</w:t>
      </w:r>
      <w:r w:rsidR="00A06187">
        <w:t>.</w:t>
      </w:r>
      <w:r w:rsidR="00C76CF5" w:rsidRPr="00C76CF5">
        <w:fldChar w:fldCharType="begin" w:fldLock="1"/>
      </w:r>
      <w:r w:rsidR="00C76CF5" w:rsidRPr="00C76CF5">
        <w:instrText>ADDIN CSL_CITATION {"citationItems":[{"id":"ITEM-1","itemData":{"abstract":"Glycosylation is a chemical transformation centrally important in all glycoscience and the related technologies. Catalysts offering good control over reactivity and selectivity in synthetic glycosylations are much sought after. The enzymes responsible for glycosylations in natural biosynthesis are sugar nucleotide-dependent (Leloir) glycosyltransferases. Discovery-oriented synthesis and pilot batch production of oligosaccharides and glycosylated natural products have previously relied on Leloir glycosyltransferases. However, despite their perceived synthetic utility, Leloir glycosyltransferases are yet to see widespread application in industrial biocatalysis. Here, we show progress and limitations in the development of Leloir glycosyltransferases into robust biocatalytic systems for use in glycosylations for chemical production. To obtain highly active and stable (whole cell) catalysts, able to promote the desired glycosylation(s) coupled to in situ sugar nucleotide supply, remains a difficult problem. To...","author":[{"dropping-particle":"","family":"Nidetzky","given":"Bernd","non-dropping-particle":"","parse-names":false,"suffix":""},{"dropping-particle":"","family":"Gutmann","given":"Alexander","non-dropping-particle":"","parse-names":false,"suffix":""},{"dropping-particle":"","family":"Zhong","given":"Chao","non-dropping-particle":"","parse-names":false,"suffix":""}],"container-title":"ACS Catalysis","id":"ITEM-1","issue":"7","issued":{"date-parts":[["2018"]]},"page":"6283-6300","publisher":"American Chemical Society","title":"Leloir Glycosyltransferases as Biocatalysts for Chemical Production","type":"article-journal","volume":"8"},"uris":["http://www.mendeley.com/documents/?uuid=eeb3782f-00a4-4e07-b5f9-6113776f8604"]}],"mendeley":{"formattedCitation":"&lt;sup&gt;1&lt;/sup&gt;","plainTextFormattedCitation":"1","previouslyFormattedCitation":"&lt;sup&gt;1&lt;/sup&gt;"},"properties":{"noteIndex":0},"schema":"https://github.com/citation-style-language/schema/raw/master/csl-citation.json"}</w:instrText>
      </w:r>
      <w:r w:rsidR="00C76CF5" w:rsidRPr="00C76CF5">
        <w:fldChar w:fldCharType="separate"/>
      </w:r>
      <w:r w:rsidR="00C76CF5" w:rsidRPr="00C76CF5">
        <w:rPr>
          <w:noProof/>
          <w:vertAlign w:val="superscript"/>
        </w:rPr>
        <w:t>1</w:t>
      </w:r>
      <w:r w:rsidR="00C76CF5" w:rsidRPr="00C76CF5">
        <w:fldChar w:fldCharType="end"/>
      </w:r>
      <w:r w:rsidR="00A06187">
        <w:t xml:space="preserve"> </w:t>
      </w:r>
      <w:r w:rsidR="009C36D9">
        <w:t xml:space="preserve">Accordingly, </w:t>
      </w:r>
      <w:r w:rsidR="00A06187">
        <w:t>glycosylation is</w:t>
      </w:r>
      <w:r w:rsidRPr="00EF5B33">
        <w:t xml:space="preserve"> one of the most common reaction</w:t>
      </w:r>
      <w:r w:rsidR="00C80176" w:rsidRPr="00EF5B33">
        <w:t>s</w:t>
      </w:r>
      <w:r w:rsidRPr="00EF5B33">
        <w:t xml:space="preserve"> occurring in the biosphere</w:t>
      </w:r>
      <w:r w:rsidR="009C36D9">
        <w:t>. However, this reaction is</w:t>
      </w:r>
      <w:r w:rsidRPr="00EF5B33">
        <w:t xml:space="preserve"> particularly challenging for conventional chemistry</w:t>
      </w:r>
      <w:r w:rsidR="009C36D9">
        <w:t xml:space="preserve"> because of the requirement for </w:t>
      </w:r>
      <w:r w:rsidR="00532F9B">
        <w:t>tight</w:t>
      </w:r>
      <w:r w:rsidR="009C36D9">
        <w:t xml:space="preserve"> control of stereo- and regioselectivity.</w:t>
      </w:r>
      <w:r w:rsidRPr="00EF5B33">
        <w:t xml:space="preserve"> </w:t>
      </w:r>
      <w:r w:rsidR="009C36D9">
        <w:t xml:space="preserve">This </w:t>
      </w:r>
      <w:r w:rsidRPr="00EF5B33">
        <w:t xml:space="preserve">leads to a succession of </w:t>
      </w:r>
      <w:r w:rsidR="00CB3551" w:rsidRPr="00EF5B33">
        <w:t>reactions</w:t>
      </w:r>
      <w:r w:rsidRPr="00EF5B33">
        <w:t xml:space="preserve">, </w:t>
      </w:r>
      <w:r w:rsidR="00CB3551" w:rsidRPr="00EF5B33">
        <w:t>including</w:t>
      </w:r>
      <w:r w:rsidRPr="00EF5B33">
        <w:t xml:space="preserve"> protecting group manipulations</w:t>
      </w:r>
      <w:r w:rsidR="00CB3551" w:rsidRPr="00EF5B33">
        <w:t xml:space="preserve"> and bond</w:t>
      </w:r>
      <w:r w:rsidRPr="00EF5B33">
        <w:t xml:space="preserve"> activation</w:t>
      </w:r>
      <w:r w:rsidR="00CB3551" w:rsidRPr="00EF5B33">
        <w:t xml:space="preserve">s, amounting </w:t>
      </w:r>
      <w:r w:rsidR="009C36D9">
        <w:t>to</w:t>
      </w:r>
      <w:r w:rsidR="009C36D9" w:rsidRPr="00EF5B33">
        <w:t xml:space="preserve"> </w:t>
      </w:r>
      <w:r w:rsidR="00CB3551" w:rsidRPr="00EF5B33">
        <w:t>low chemical yields, poor atom economy</w:t>
      </w:r>
      <w:r w:rsidR="009C36D9">
        <w:t>,</w:t>
      </w:r>
      <w:r w:rsidR="00CB3551" w:rsidRPr="00EF5B33">
        <w:t xml:space="preserve"> and large amounts of waste.</w:t>
      </w:r>
      <w:r w:rsidR="00324B9F">
        <w:t xml:space="preserve"> In Nature, these reactions are chiefly catalyzed by glycosyltransferases, which offer perfect </w:t>
      </w:r>
      <w:r w:rsidR="00C30D7D">
        <w:t xml:space="preserve">stereoselectivity </w:t>
      </w:r>
      <w:r w:rsidR="00324B9F">
        <w:t xml:space="preserve">control in a single reaction with </w:t>
      </w:r>
      <w:r w:rsidR="00324B9F">
        <w:lastRenderedPageBreak/>
        <w:t>unprotected substrates</w:t>
      </w:r>
      <w:r w:rsidR="0091380F">
        <w:t>.</w:t>
      </w:r>
      <w:r w:rsidR="00C76CF5">
        <w:fldChar w:fldCharType="begin" w:fldLock="1"/>
      </w:r>
      <w:r w:rsidR="00C76CF5">
        <w:instrText>ADDIN CSL_CITATION {"citationItems":[{"id":"ITEM-1","itemData":{"abstract":"Glycosylation is a chemical transformation centrally important in all glycoscience and the related technologies. Catalysts offering good control over reactivity and selectivity in synthetic glycosylations are much sought after. The enzymes responsible for glycosylations in natural biosynthesis are sugar nucleotide-dependent (Leloir) glycosyltransferases. Discovery-oriented synthesis and pilot batch production of oligosaccharides and glycosylated natural products have previously relied on Leloir glycosyltransferases. However, despite their perceived synthetic utility, Leloir glycosyltransferases are yet to see widespread application in industrial biocatalysis. Here, we show progress and limitations in the development of Leloir glycosyltransferases into robust biocatalytic systems for use in glycosylations for chemical production. To obtain highly active and stable (whole cell) catalysts, able to promote the desired glycosylation(s) coupled to in situ sugar nucleotide supply, remains a difficult problem. To...","author":[{"dropping-particle":"","family":"Nidetzky","given":"Bernd","non-dropping-particle":"","parse-names":false,"suffix":""},{"dropping-particle":"","family":"Gutmann","given":"Alexander","non-dropping-particle":"","parse-names":false,"suffix":""},{"dropping-particle":"","family":"Zhong","given":"Chao","non-dropping-particle":"","parse-names":false,"suffix":""}],"container-title":"ACS Catalysis","id":"ITEM-1","issue":"7","issued":{"date-parts":[["2018"]]},"page":"6283-6300","publisher":"American Chemical Society","title":"Leloir Glycosyltransferases as Biocatalysts for Chemical Production","type":"article-journal","volume":"8"},"uris":["http://www.mendeley.com/documents/?uuid=eeb3782f-00a4-4e07-b5f9-6113776f8604"]}],"mendeley":{"formattedCitation":"&lt;sup&gt;1&lt;/sup&gt;","plainTextFormattedCitation":"1","previouslyFormattedCitation":"&lt;sup&gt;1&lt;/sup&gt;"},"properties":{"noteIndex":0},"schema":"https://github.com/citation-style-language/schema/raw/master/csl-citation.json"}</w:instrText>
      </w:r>
      <w:r w:rsidR="00C76CF5">
        <w:fldChar w:fldCharType="separate"/>
      </w:r>
      <w:r w:rsidR="00C76CF5" w:rsidRPr="00C76CF5">
        <w:rPr>
          <w:noProof/>
          <w:vertAlign w:val="superscript"/>
        </w:rPr>
        <w:t>1</w:t>
      </w:r>
      <w:r w:rsidR="00C76CF5">
        <w:fldChar w:fldCharType="end"/>
      </w:r>
      <w:r w:rsidR="00324B9F">
        <w:t xml:space="preserve"> The control over acceptor </w:t>
      </w:r>
      <w:r w:rsidR="00C30D7D">
        <w:t xml:space="preserve">scope </w:t>
      </w:r>
      <w:r w:rsidR="00324B9F">
        <w:t>and regioselectivity are however less stringent, and its chemical determinants are yet unknown</w:t>
      </w:r>
      <w:r w:rsidR="003A1A4C">
        <w:t xml:space="preserve">, making it challenging to select an appropriate biocatalyst without </w:t>
      </w:r>
      <w:r w:rsidR="00E37A04">
        <w:t xml:space="preserve">extensive </w:t>
      </w:r>
      <w:r w:rsidR="003A1A4C">
        <w:t>experimentation</w:t>
      </w:r>
      <w:r w:rsidR="00324B9F">
        <w:t>.</w:t>
      </w:r>
      <w:r w:rsidR="00C76CF5">
        <w:fldChar w:fldCharType="begin" w:fldLock="1"/>
      </w:r>
      <w:r w:rsidR="00F5574D">
        <w:instrText>ADDIN CSL_CITATION {"citationItems":[{"id":"ITEM-1","itemData":{"abstract":"The elucidation and prediction of how changes in a protein result in altered activities and selectivities remain a major challenge in chemistry. Two hurdles have prevented accurate family-wide models: obtaining (i) diverse datasets and (ii) suitable parameter frameworks that encapsulate activities in large sets. Here, we show that a relatively small but broad activity dataset is sufficient to train algorithms for functional prediction over the entire glycosyltransferase superfamily 1 (GT1) of the plant Arabidopsis thaliana. Whereas sequence analysis alone failed for GT1 substrate utilization patterns, our chemical–bioinformatic model, GT-Predict, succeeded by coupling physicochemical features with isozyme-recognition patterns over the family. GT-Predict identified GT1 biocatalysts for novel substrates and enabled functional annotation of uncharacterized GT1s. Finally, analyses of GT-Predict decision pathways revealed structural modulators of substrate recognition, thus providing information on mechanisms. This multifaceted approach to enzyme prediction may guide the streamlined utilization (and design) of biocatalysts and the discovery of other family-wide protein functions.","author":[{"dropping-particle":"","family":"Yang","given":"Min","non-dropping-particle":"","parse-names":false,"suffix":""},{"dropping-particle":"","family":"Fehl","given":"Charlie","non-dropping-particle":"","parse-names":false,"suffix":""},{"dropping-particle":"V.","family":"Lees","given":"Karen","non-dropping-particle":"","parse-names":false,"suffix":""},{"dropping-particle":"","family":"Lim","given":"Eng-kiat Kiat","non-dropping-particle":"","parse-names":false,"suffix":""},{"dropping-particle":"","family":"Offen","given":"Wendy A.","non-dropping-particle":"","parse-names":false,"suffix":""},{"dropping-particle":"","family":"Davies","given":"Gideon J.","non-dropping-particle":"","parse-names":false,"suffix":""},{"dropping-particle":"","family":"Bowles","given":"Dianna J.","non-dropping-particle":"","parse-names":false,"suffix":""},{"dropping-particle":"","family":"Davidson","given":"Matthew G.","non-dropping-particle":"","parse-names":false,"suffix":""},{"dropping-particle":"","family":"Roberts","given":"Stephen J.","non-dropping-particle":"","parse-names":false,"suffix":""},{"dropping-particle":"","family":"Davis","given":"Benjamin G.","non-dropping-particle":"","parse-names":false,"suffix":""}],"container-title":"Nature Chemical Biology","id":"ITEM-1","issue":"12","issued":{"date-parts":[["2018"]]},"page":"1109-1117","publisher":"Springer US","title":"Functional and informatics analysis enables glycosyltransferase activity prediction","type":"article-journal","volume":"14"},"uris":["http://www.mendeley.com/documents/?uuid=387aa07a-9822-4155-bcde-e649f966b621"]}],"mendeley":{"formattedCitation":"&lt;sup&gt;2&lt;/sup&gt;","plainTextFormattedCitation":"2","previouslyFormattedCitation":"&lt;sup&gt;2&lt;/sup&gt;"},"properties":{"noteIndex":0},"schema":"https://github.com/citation-style-language/schema/raw/master/csl-citation.json"}</w:instrText>
      </w:r>
      <w:r w:rsidR="00C76CF5">
        <w:fldChar w:fldCharType="separate"/>
      </w:r>
      <w:r w:rsidR="00C76CF5" w:rsidRPr="00C76CF5">
        <w:rPr>
          <w:noProof/>
          <w:vertAlign w:val="superscript"/>
        </w:rPr>
        <w:t>2</w:t>
      </w:r>
      <w:r w:rsidR="00C76CF5">
        <w:fldChar w:fldCharType="end"/>
      </w:r>
    </w:p>
    <w:p w14:paraId="65F8F553" w14:textId="359557FA" w:rsidR="0091380F" w:rsidRDefault="00324B9F">
      <w:pPr>
        <w:pPrChange w:id="53" w:author="Christian Madsen" w:date="2022-07-15T19:05:00Z">
          <w:pPr>
            <w:pStyle w:val="TAMainText"/>
            <w:spacing w:after="240" w:line="276" w:lineRule="auto"/>
            <w:ind w:firstLine="0"/>
          </w:pPr>
        </w:pPrChange>
      </w:pPr>
      <w:r w:rsidRPr="00324B9F">
        <w:t>G</w:t>
      </w:r>
      <w:r>
        <w:t>lycosyltransferases are phylogenetically organized</w:t>
      </w:r>
      <w:r w:rsidRPr="00324B9F">
        <w:t xml:space="preserve"> into 114 families (as of June 24</w:t>
      </w:r>
      <w:r w:rsidRPr="00324B9F">
        <w:rPr>
          <w:vertAlign w:val="superscript"/>
        </w:rPr>
        <w:t>th</w:t>
      </w:r>
      <w:r w:rsidRPr="00324B9F">
        <w:t>, 2022) in the CAZy database</w:t>
      </w:r>
      <w:r>
        <w:t>.</w:t>
      </w:r>
      <w:r w:rsidR="003D3C56">
        <w:fldChar w:fldCharType="begin" w:fldLock="1"/>
      </w:r>
      <w:r w:rsidR="00F5574D">
        <w:instrText>ADDIN CSL_CITATION {"citationItems":[{"id":"ITEM-1","itemData":{"DOI":"10.1093/nar/gkt1178","author":[{"dropping-particle":"","family":"Lombard","given":"Vincent","non-dropping-particle":"","parse-names":false,"suffix":""},{"dropping-particle":"","family":"Ramulu","given":"Hemalatha Golaconda","non-dropping-particle":"","parse-names":false,"suffix":""},{"dropping-particle":"","family":"Drula","given":"Elodie","non-dropping-particle":"","parse-names":false,"suffix":""},{"dropping-particle":"","family":"Coutinho","given":"Pedro M","non-dropping-particle":"","parse-names":false,"suffix":""},{"dropping-particle":"","family":"Henrissat","given":"Bernard","non-dropping-particle":"","parse-names":false,"suffix":""}],"container-title":"Nucleic acids research","id":"ITEM-1","issue":"November 2013","issued":{"date-parts":[["2014"]]},"page":"490-495","title":"The carbohydrate-active enzymes database (CAZy) in 2013","type":"article-journal","volume":"42"},"uris":["http://www.mendeley.com/documents/?uuid=241284dd-1477-4c66-843d-e5c5268b5186"]}],"mendeley":{"formattedCitation":"&lt;sup&gt;3&lt;/sup&gt;","plainTextFormattedCitation":"3","previouslyFormattedCitation":"&lt;sup&gt;3&lt;/sup&gt;"},"properties":{"noteIndex":0},"schema":"https://github.com/citation-style-language/schema/raw/master/csl-citation.json"}</w:instrText>
      </w:r>
      <w:r w:rsidR="003D3C56">
        <w:fldChar w:fldCharType="separate"/>
      </w:r>
      <w:r w:rsidR="00C76CF5" w:rsidRPr="00C76CF5">
        <w:rPr>
          <w:noProof/>
          <w:vertAlign w:val="superscript"/>
        </w:rPr>
        <w:t>3</w:t>
      </w:r>
      <w:r w:rsidR="003D3C56">
        <w:fldChar w:fldCharType="end"/>
      </w:r>
      <w:r>
        <w:t xml:space="preserve"> </w:t>
      </w:r>
      <w:r w:rsidR="00BD7435">
        <w:t xml:space="preserve">Glycosylation of natural products and secondary metabolites are primarily catalyzed by enzymes </w:t>
      </w:r>
      <w:r>
        <w:t>belonging to glycosyltransferase family 1 (GT1)</w:t>
      </w:r>
      <w:r w:rsidR="0091380F">
        <w:t xml:space="preserve">, </w:t>
      </w:r>
      <w:r w:rsidR="00BD7435">
        <w:t xml:space="preserve">which </w:t>
      </w:r>
      <w:r w:rsidR="0091380F">
        <w:t>thus represent</w:t>
      </w:r>
      <w:r w:rsidR="00BD7435">
        <w:t>s</w:t>
      </w:r>
      <w:r w:rsidR="0091380F">
        <w:t xml:space="preserve"> particularly important biocatalysts for biotechnological applications</w:t>
      </w:r>
      <w:r w:rsidR="009E4A54">
        <w:t>.</w:t>
      </w:r>
      <w:r w:rsidR="0091380F">
        <w:fldChar w:fldCharType="begin" w:fldLock="1"/>
      </w:r>
      <w:r w:rsidR="00C76CF5">
        <w:instrText>ADDIN CSL_CITATION {"citationItems":[{"id":"ITEM-1","itemData":{"abstract":"Glycosylation is a chemical transformation centrally important in all glycoscience and the related technologies. Catalysts offering good control over reactivity and selectivity in synthetic glycosylations are much sought after. The enzymes responsible for glycosylations in natural biosynthesis are sugar nucleotide-dependent (Leloir) glycosyltransferases. Discovery-oriented synthesis and pilot batch production of oligosaccharides and glycosylated natural products have previously relied on Leloir glycosyltransferases. However, despite their perceived synthetic utility, Leloir glycosyltransferases are yet to see widespread application in industrial biocatalysis. Here, we show progress and limitations in the development of Leloir glycosyltransferases into robust biocatalytic systems for use in glycosylations for chemical production. To obtain highly active and stable (whole cell) catalysts, able to promote the desired glycosylation(s) coupled to in situ sugar nucleotide supply, remains a difficult problem. To...","author":[{"dropping-particle":"","family":"Nidetzky","given":"Bernd","non-dropping-particle":"","parse-names":false,"suffix":""},{"dropping-particle":"","family":"Gutmann","given":"Alexander","non-dropping-particle":"","parse-names":false,"suffix":""},{"dropping-particle":"","family":"Zhong","given":"Chao","non-dropping-particle":"","parse-names":false,"suffix":""}],"container-title":"ACS Catalysis","id":"ITEM-1","issue":"7","issued":{"date-parts":[["2018"]]},"page":"6283-6300","publisher":"American Chemical Society","title":"Leloir Glycosyltransferases as Biocatalysts for Chemical Production","type":"article-journal","volume":"8"},"uris":["http://www.mendeley.com/documents/?uuid=eeb3782f-00a4-4e07-b5f9-6113776f8604"]}],"mendeley":{"formattedCitation":"&lt;sup&gt;1&lt;/sup&gt;","plainTextFormattedCitation":"1","previouslyFormattedCitation":"&lt;sup&gt;1&lt;/sup&gt;"},"properties":{"noteIndex":0},"schema":"https://github.com/citation-style-language/schema/raw/master/csl-citation.json"}</w:instrText>
      </w:r>
      <w:r w:rsidR="0091380F">
        <w:fldChar w:fldCharType="separate"/>
      </w:r>
      <w:r w:rsidR="00C76CF5" w:rsidRPr="00C76CF5">
        <w:rPr>
          <w:noProof/>
          <w:vertAlign w:val="superscript"/>
        </w:rPr>
        <w:t>1</w:t>
      </w:r>
      <w:r w:rsidR="0091380F">
        <w:fldChar w:fldCharType="end"/>
      </w:r>
      <w:r w:rsidR="009E4A54">
        <w:t xml:space="preserve"> </w:t>
      </w:r>
      <w:r w:rsidR="00E66CF0">
        <w:t xml:space="preserve">GT1 enzymes </w:t>
      </w:r>
      <w:r w:rsidR="009E4A54">
        <w:t xml:space="preserve">present a so-called GT-B fold, catalyzing glycosylation at the interface of their two Rossmann domains, the N-terminal </w:t>
      </w:r>
      <w:r w:rsidR="00407F95">
        <w:t xml:space="preserve">domain </w:t>
      </w:r>
      <w:r w:rsidR="009E4A54">
        <w:t>binding mainly acceptor substrates, and the C-terminal</w:t>
      </w:r>
      <w:r w:rsidR="00407F95">
        <w:t xml:space="preserve"> domain</w:t>
      </w:r>
      <w:r w:rsidR="009E4A54">
        <w:t xml:space="preserve"> binding</w:t>
      </w:r>
      <w:r w:rsidR="00E66CF0">
        <w:t xml:space="preserve"> mainly</w:t>
      </w:r>
      <w:r w:rsidR="009E4A54">
        <w:t xml:space="preserve"> </w:t>
      </w:r>
      <w:r w:rsidR="009E4A54">
        <w:sym w:font="Symbol" w:char="F061"/>
      </w:r>
      <w:r w:rsidR="009E4A54">
        <w:t>-glycosyl donors.</w:t>
      </w:r>
      <w:r w:rsidR="00D447B8">
        <w:fldChar w:fldCharType="begin" w:fldLock="1"/>
      </w:r>
      <w:r w:rsidR="00F5574D">
        <w:instrText>ADDIN CSL_CITATION {"citationItems":[{"id":"ITEM-1","itemData":{"DOI":"10.1021/acssuschemeng.1c07593","author":[{"dropping-particle":"","family":"Bidart","given":"Gonzalo N","non-dropping-particle":"","parse-names":false,"suffix":""},{"dropping-particle":"","family":"Putkaradze","given":"Natalia","non-dropping-particle":"","parse-names":false,"suffix":""},{"dropping-particle":"","family":"Fredslund","given":"Folmer","non-dropping-particle":"","parse-names":false,"suffix":""},{"dropping-particle":"","family":"Kjeldsen","given":"Christian","non-dropping-particle":"","parse-names":false,"suffix":""},{"dropping-particle":"","family":"Ruiz","given":"Ander Garralda","non-dropping-particle":"","parse-names":false,"suffix":""},{"dropping-particle":"","family":"Duus","given":"Jens Ø","non-dropping-particle":"","parse-names":false,"suffix":""},{"dropping-particle":"","family":"Teze","given":"David","non-dropping-particle":"","parse-names":false,"suffix":""},{"dropping-particle":"","family":"Welner","given":"Ditte H","non-dropping-particle":"","parse-names":false,"suffix":""}],"container-title":"ACS Sustainable Chemistry &amp; Engineering","id":"ITEM-1","issued":{"date-parts":[["2022"]]},"title":"Family 1 Glycosyltransferase UGT706F8 from &lt;i&gt;Zea mays&lt;/i&gt; Selectively Catalyzes the Synthesis of Silibinin 7</w:instrText>
      </w:r>
      <w:r w:rsidR="00F5574D">
        <w:rPr>
          <w:rFonts w:ascii="Times New Roman" w:hAnsi="Times New Roman"/>
        </w:rPr>
        <w:instrText>‑</w:instrText>
      </w:r>
      <w:r w:rsidR="00F5574D">
        <w:instrText>O</w:instrText>
      </w:r>
      <w:r w:rsidR="00F5574D">
        <w:rPr>
          <w:rFonts w:ascii="Times New Roman" w:hAnsi="Times New Roman"/>
        </w:rPr>
        <w:instrText>‑</w:instrText>
      </w:r>
      <w:r w:rsidR="00F5574D">
        <w:rPr>
          <w:rFonts w:cs="Garamond"/>
        </w:rPr>
        <w:instrText>β</w:instrText>
      </w:r>
      <w:r w:rsidR="00F5574D">
        <w:rPr>
          <w:rFonts w:ascii="Times New Roman" w:hAnsi="Times New Roman"/>
        </w:rPr>
        <w:instrText>‑</w:instrText>
      </w:r>
      <w:r w:rsidR="00F5574D">
        <w:instrText>D</w:instrText>
      </w:r>
      <w:r w:rsidR="00F5574D">
        <w:rPr>
          <w:rFonts w:ascii="Times New Roman" w:hAnsi="Times New Roman"/>
        </w:rPr>
        <w:instrText>‑</w:instrText>
      </w:r>
      <w:r w:rsidR="00F5574D">
        <w:instrText>Glucoside","type":"article-journal"},"uris":["http://www.mendeley.com/documents/?uuid=407b14b8-9824-4b5e-a4a2-94e44810b1d9"]}],"mendeley":{"formattedCitation":"&lt;sup&gt;4&lt;/sup&gt;","plainTextFormattedCitation":"4","previouslyFormattedCitation":"&lt;sup&gt;4&lt;/sup&gt;"},"properties":{"noteIndex":0},"schema":"https://github.com/citation-style-language/schema/raw/master/csl-citation.json"}</w:instrText>
      </w:r>
      <w:r w:rsidR="00D447B8">
        <w:fldChar w:fldCharType="separate"/>
      </w:r>
      <w:r w:rsidR="00C76CF5" w:rsidRPr="00C76CF5">
        <w:rPr>
          <w:noProof/>
          <w:vertAlign w:val="superscript"/>
        </w:rPr>
        <w:t>4</w:t>
      </w:r>
      <w:r w:rsidR="00D447B8">
        <w:fldChar w:fldCharType="end"/>
      </w:r>
      <w:r w:rsidR="009E4A54">
        <w:t xml:space="preserve"> This glycosyl donor is activated by </w:t>
      </w:r>
      <w:r w:rsidR="00E86B43">
        <w:t>u</w:t>
      </w:r>
      <w:r w:rsidR="00E86B43" w:rsidRPr="00E86B43">
        <w:t>ridine diphosphate</w:t>
      </w:r>
      <w:r w:rsidR="00E86B43">
        <w:t xml:space="preserve">, and thus GT1s are called </w:t>
      </w:r>
      <w:r w:rsidR="009E4A54" w:rsidRPr="009E4A54">
        <w:t>UD</w:t>
      </w:r>
      <w:r w:rsidR="00E86B43">
        <w:t xml:space="preserve">P-dependent glycosyltransferases or </w:t>
      </w:r>
      <w:r w:rsidR="009E4A54" w:rsidRPr="009E4A54">
        <w:t>UGT</w:t>
      </w:r>
      <w:r w:rsidR="00E86B43">
        <w:t>s.</w:t>
      </w:r>
      <w:r w:rsidR="006D5952">
        <w:fldChar w:fldCharType="begin" w:fldLock="1"/>
      </w:r>
      <w:r w:rsidR="00F5574D">
        <w:instrText>ADDIN CSL_CITATION {"citationItems":[{"id":"ITEM-1","itemData":{"abstract":"SUMMARY Uridine diphosphate (UDP) glycosyltransferases (UGTs) mediate the transfer of glycosyl residues from activated nucleotide sugars to acceptor molecules (aglycones), thus regulating properties of the acceptors such as their bioactivity, solubility and transport within the cell and throughout the organism. A superfamily of over 100 genes encoding UGTs, each containing a 42 amino acid consensus sequence, has been identified in the model plant Arabidopsis thaliana. A phylogenetic analysis of the conserved amino acids encoded by these Arabidopsis genes reveals the presence of 14 distinct groups of UGTs in this organism. Genes encoding UGTs have also been identified in several other higher plant species. Very little is yet known about the regulation of plant UGT genes or the localization of the enzymes they encode at the cellular and subcellular levels. The substrate specificities of these UGTs are now beginning to be established and will provide a foundation for further analysis of this large enzyme superfamily as well as a platform for future biotechnological applications.","author":[{"dropping-particle":"","family":"Ross","given":"Joe","non-dropping-particle":"","parse-names":false,"suffix":""},{"dropping-particle":"","family":"Li","given":"Yi","non-dropping-particle":"","parse-names":false,"suffix":""},{"dropping-particle":"","family":"Lim","given":"Eng-Kiat","non-dropping-particle":"","parse-names":false,"suffix":""},{"dropping-particle":"","family":"Bowles","given":"Dianna J","non-dropping-particle":"","parse-names":false,"suffix":""}],"container-title":"Genome biology","id":"ITEM-1","issue":"2","issued":{"date-parts":[["2001"]]},"page":"reviews3004.1-3004.6","title":"Higher plant glycosyltransferases.","type":"article-journal","volume":"2"},"uris":["http://www.mendeley.com/documents/?uuid=fd7ac5bb-3854-4e0c-8975-21604955cca9"]}],"mendeley":{"formattedCitation":"&lt;sup&gt;5&lt;/sup&gt;","plainTextFormattedCitation":"5","previouslyFormattedCitation":"&lt;sup&gt;5&lt;/sup&gt;"},"properties":{"noteIndex":0},"schema":"https://github.com/citation-style-language/schema/raw/master/csl-citation.json"}</w:instrText>
      </w:r>
      <w:r w:rsidR="006D5952">
        <w:fldChar w:fldCharType="separate"/>
      </w:r>
      <w:r w:rsidR="00C76CF5" w:rsidRPr="00C76CF5">
        <w:rPr>
          <w:noProof/>
          <w:vertAlign w:val="superscript"/>
        </w:rPr>
        <w:t>5</w:t>
      </w:r>
      <w:r w:rsidR="006D5952">
        <w:fldChar w:fldCharType="end"/>
      </w:r>
      <w:r w:rsidR="00E86B43">
        <w:t xml:space="preserve"> They catalyze </w:t>
      </w:r>
      <w:r w:rsidR="00E86B43" w:rsidRPr="00B775ED">
        <w:rPr>
          <w:i/>
        </w:rPr>
        <w:t>O</w:t>
      </w:r>
      <w:r w:rsidR="00E86B43">
        <w:t xml:space="preserve">-, </w:t>
      </w:r>
      <w:r w:rsidR="00E86B43" w:rsidRPr="00B775ED">
        <w:rPr>
          <w:i/>
        </w:rPr>
        <w:t>N</w:t>
      </w:r>
      <w:r w:rsidR="00E86B43">
        <w:t xml:space="preserve">- and </w:t>
      </w:r>
      <w:r w:rsidR="00E86B43" w:rsidRPr="00B775ED">
        <w:rPr>
          <w:i/>
        </w:rPr>
        <w:t>S</w:t>
      </w:r>
      <w:r w:rsidR="00E86B43">
        <w:t xml:space="preserve">- glycosylation through a single-step reaction leading to an inversion of stereochemistry, leading to </w:t>
      </w:r>
      <w:r w:rsidR="00E86B43">
        <w:sym w:font="Symbol" w:char="F062"/>
      </w:r>
      <w:r w:rsidR="00E86B43">
        <w:t>-linked products</w:t>
      </w:r>
      <w:r w:rsidR="00FE630D">
        <w:t xml:space="preserve"> (Figure 1A)</w:t>
      </w:r>
      <w:r w:rsidR="00E86B43">
        <w:t>.</w:t>
      </w:r>
      <w:commentRangeStart w:id="54"/>
      <w:commentRangeStart w:id="55"/>
      <w:r w:rsidR="004F671D">
        <w:fldChar w:fldCharType="begin" w:fldLock="1"/>
      </w:r>
      <w:r w:rsidR="00F5574D">
        <w:instrText>ADDIN CSL_CITATION {"citationItems":[{"id":"ITEM-1","itemData":{"author":[{"dropping-particle":"","family":"Teze","given":"David","non-dropping-particle":"","parse-names":false,"suffix":""},{"dropping-particle":"","family":"Coines","given":"Joan","non-dropping-particle":"","parse-names":false,"suffix":""},{"dropping-particle":"","family":"Fredslund","given":"Folmer","non-dropping-particle":"","parse-names":false,"suffix":""},{"dropping-particle":"","family":"Dubey","given":"Kshatresh D","non-dropping-particle":"","parse-names":false,"suffix":""},{"dropping-particle":"","family":"Bidart","given":"Gonzalo N","non-dropping-particle":"","parse-names":false,"suffix":""},{"dropping-particle":"","family":"Adams","given":"Paul D","non-dropping-particle":"","parse-names":false,"suffix":""},{"dropping-particle":"","family":"Dueber","given":"John E","non-dropping-particle":"","parse-names":false,"suffix":""},{"dropping-particle":"","family":"Svensson","given":"Birte","non-dropping-particle":"","parse-names":false,"suffix":""},{"dropping-particle":"","family":"Rovira","given":"Carme","non-dropping-particle":"","parse-names":false,"suffix":""},{"dropping-particle":"","family":"Welner","given":"Ditte H","non-dropping-particle":"","parse-names":false,"suffix":""}],"container-title":"ACS Catalysis","id":"ITEM-1","issue":"11","issued":{"date-parts":[["2021"]]},"page":"1810-1815","title":"&lt;i&gt;O&lt;/i&gt;</w:instrText>
      </w:r>
      <w:r w:rsidR="00F5574D">
        <w:rPr>
          <w:rFonts w:ascii="Times New Roman" w:hAnsi="Times New Roman"/>
        </w:rPr>
        <w:instrText>‑</w:instrText>
      </w:r>
      <w:r w:rsidR="00F5574D">
        <w:instrText>/&lt;i&gt;N&lt;/i&gt;</w:instrText>
      </w:r>
      <w:r w:rsidR="00F5574D">
        <w:rPr>
          <w:rFonts w:ascii="Times New Roman" w:hAnsi="Times New Roman"/>
        </w:rPr>
        <w:instrText>‑</w:instrText>
      </w:r>
      <w:r w:rsidR="00F5574D">
        <w:instrText>/&lt;i&gt;S&lt;/i&gt;</w:instrText>
      </w:r>
      <w:r w:rsidR="00F5574D">
        <w:rPr>
          <w:rFonts w:ascii="Times New Roman" w:hAnsi="Times New Roman"/>
        </w:rPr>
        <w:instrText>‑</w:instrText>
      </w:r>
      <w:r w:rsidR="00F5574D">
        <w:instrText>Specificity in glycosyltransferase catalysis: from mechanistic understanding to engineering","type":"article-journal","volume":"11"},"uris":["http://www.mendeley.com/documents/?uuid=fd7eb715-69ff-4c91-9a07-795026df17a4"]}],"mendeley":{"formattedCitation":"&lt;sup&gt;6&lt;/sup&gt;","plainTextFormattedCitation":"6","previouslyFormattedCitation":"&lt;sup&gt;6&lt;/sup&gt;"},"properties":{"noteIndex":0},"schema":"https://github.com/citation-style-language/schema/raw/master/csl-citation.json"}</w:instrText>
      </w:r>
      <w:r w:rsidR="004F671D">
        <w:fldChar w:fldCharType="separate"/>
      </w:r>
      <w:r w:rsidR="00C76CF5" w:rsidRPr="00C76CF5">
        <w:rPr>
          <w:noProof/>
          <w:vertAlign w:val="superscript"/>
        </w:rPr>
        <w:t>6</w:t>
      </w:r>
      <w:r w:rsidR="004F671D">
        <w:fldChar w:fldCharType="end"/>
      </w:r>
      <w:commentRangeEnd w:id="54"/>
      <w:r w:rsidR="00E66CF0">
        <w:rPr>
          <w:rStyle w:val="CommentReference"/>
        </w:rPr>
        <w:commentReference w:id="54"/>
      </w:r>
      <w:commentRangeEnd w:id="55"/>
      <w:r w:rsidR="00BE6E6F">
        <w:rPr>
          <w:rStyle w:val="CommentReference"/>
        </w:rPr>
        <w:commentReference w:id="55"/>
      </w:r>
      <w:r w:rsidR="00E86B43">
        <w:t xml:space="preserve"> However, while much is known about their structure and mechanisms – 55 different enzyme have at least one deposited crystallographic structure, and 330 are biochemically characterized as of June 29</w:t>
      </w:r>
      <w:r w:rsidR="00E86B43" w:rsidRPr="00B775ED">
        <w:rPr>
          <w:vertAlign w:val="superscript"/>
        </w:rPr>
        <w:t>th</w:t>
      </w:r>
      <w:r w:rsidR="00E86B43">
        <w:t>, 2022</w:t>
      </w:r>
      <w:r w:rsidR="0091380F">
        <w:t xml:space="preserve"> according to the CAZy database</w:t>
      </w:r>
      <w:r w:rsidR="002777E1">
        <w:t xml:space="preserve"> – little is known about their acceptor </w:t>
      </w:r>
      <w:r w:rsidR="00835C27">
        <w:t>scope</w:t>
      </w:r>
      <w:r w:rsidR="00497D48">
        <w:t xml:space="preserve">, except that </w:t>
      </w:r>
      <w:r w:rsidR="00835C27">
        <w:t>it is</w:t>
      </w:r>
      <w:r w:rsidR="00497D48">
        <w:t xml:space="preserve"> tremendously varied, thousands of different </w:t>
      </w:r>
      <w:r w:rsidR="004F671D">
        <w:t>acceptors</w:t>
      </w:r>
      <w:r w:rsidR="00497D48">
        <w:t xml:space="preserve"> having been reported</w:t>
      </w:r>
      <w:r w:rsidR="00835C27">
        <w:t xml:space="preserve">, and </w:t>
      </w:r>
      <w:r w:rsidR="009A0CA3">
        <w:t xml:space="preserve">that </w:t>
      </w:r>
      <w:r w:rsidR="00835C27">
        <w:t>individual enzymes vary from highly specific to very promiscuous</w:t>
      </w:r>
      <w:r w:rsidR="002777E1">
        <w:t>.</w:t>
      </w:r>
      <w:r w:rsidR="0067009A">
        <w:fldChar w:fldCharType="begin" w:fldLock="1"/>
      </w:r>
      <w:r w:rsidR="005F4FAA">
        <w:instrText>ADDIN CSL_CITATION {"citationItems":[{"id":"ITEM-1","itemData":{"DOI":"10.1002/ange.201905505","author":[{"dropping-particle":"","family":"He","given":"Jun-bin","non-dropping-particle":"","parse-names":false,"suffix":""},{"dropping-particle":"","family":"Zhao","given":"Peng","non-dropping-particle":"","parse-names":false,"suffix":""},{"dropping-particle":"","family":"Hu","given":"Zhi-min","non-dropping-particle":"","parse-names":false,"suffix":""},{"dropping-particle":"","family":"Liu","given":"Shuang","non-dropping-particle":"","parse-names":false,"suffix":""},{"dropping-particle":"","family":"Kuang","given":"Yi","non-dropping-particle":"","parse-names":false,"suffix":""},{"dropping-particle":"","family":"Zhang","given":"Meng","non-dropping-particle":"","parse-names":false,"suffix":""},{"dropping-particle":"","family":"Li","given":"Bin","non-dropping-particle":"","parse-names":false,"suffix":""},{"dropping-particle":"","family":"Yun","given":"Hong","non-dropping-particle":"","parse-names":false,"suffix":""},{"dropping-particle":"","family":"Qiao","given":"Xue","non-dropping-particle":"","parse-names":false,"suffix":""}],"container-title":"Angew. Chem. Int. Ed.","id":"ITEM-1","issue":"131","issued":{"date-parts":[["2019"]]},"page":"11637-11644","title":"Molecular and Structural Characterization of a Promiscuous &lt;i&gt;C&lt;/i&gt;-Glycosyltransferase from &lt;i&gt;Trollius chinensis&lt;/i&gt;","type":"article-journal","volume":"131"},"uris":["http://www.mendeley.com/documents/?uuid=821a99e9-edf2-45ac-9032-8b025d2b45fd"]},{"id":"ITEM-2","itemData":{"DOI":"10.1021/acssynbio.1c00489","author":[{"dropping-particle":"","family":"Zhang","given":"Li-juan","non-dropping-particle":"","parse-names":false,"suffix":""},{"dropping-particle":"","family":"Wang","given":"De-gao","non-dropping-particle":"","parse-names":false,"suffix":""},{"dropping-particle":"","family":"Zhang","given":"Peng","non-dropping-particle":"","parse-names":false,"suffix":""},{"dropping-particle":"","family":"Wu","given":"Changsheng","non-dropping-particle":"","parse-names":false,"suffix":""},{"dropping-particle":"","family":"Li","given":"Yue-zhong","non-dropping-particle":"","parse-names":false,"suffix":""}],"container-title":"ACS synthetic biology","id":"ITEM-2","issue":"11","issued":{"date-parts":[["2022"]]},"page":"812-819","title":"Promiscuity Characteristics of Versatile Plant Glycosyltransferases for Natural Product Glycodiversification","type":"article-journal","volume":"11"},"uris":["http://www.mendeley.com/documents/?uuid=19cb18fa-cdaa-4c4f-ae87-171bb444f898"]}],"mendeley":{"formattedCitation":"&lt;sup&gt;7,8&lt;/sup&gt;","plainTextFormattedCitation":"7,8","previouslyFormattedCitation":"&lt;sup&gt;7,8&lt;/sup&gt;"},"properties":{"noteIndex":0},"schema":"https://github.com/citation-style-language/schema/raw/master/csl-citation.json"}</w:instrText>
      </w:r>
      <w:r w:rsidR="0067009A">
        <w:fldChar w:fldCharType="separate"/>
      </w:r>
      <w:r w:rsidR="0067009A" w:rsidRPr="0067009A">
        <w:rPr>
          <w:noProof/>
          <w:vertAlign w:val="superscript"/>
        </w:rPr>
        <w:t>7,8</w:t>
      </w:r>
      <w:r w:rsidR="0067009A">
        <w:fldChar w:fldCharType="end"/>
      </w:r>
      <w:r w:rsidR="002777E1">
        <w:t xml:space="preserve"> </w:t>
      </w:r>
      <w:r w:rsidR="00497D48">
        <w:t xml:space="preserve">Their </w:t>
      </w:r>
      <w:r w:rsidR="000B352B">
        <w:t xml:space="preserve">activity </w:t>
      </w:r>
      <w:r w:rsidR="00497D48">
        <w:t xml:space="preserve">is also hard to infer from biological data, as a single organism can </w:t>
      </w:r>
      <w:r w:rsidR="000B352B">
        <w:t xml:space="preserve">contain </w:t>
      </w:r>
      <w:r w:rsidR="00497D48">
        <w:t>over hundred different GT1</w:t>
      </w:r>
      <w:r w:rsidR="000B352B">
        <w:t xml:space="preserve"> genes</w:t>
      </w:r>
      <w:r w:rsidR="00497D48">
        <w:t xml:space="preserve">. </w:t>
      </w:r>
    </w:p>
    <w:p w14:paraId="24014B16" w14:textId="5FA5CA7D" w:rsidR="00B52EC2" w:rsidRDefault="00B52EC2">
      <w:pPr>
        <w:pPrChange w:id="56" w:author="Christian Madsen" w:date="2022-07-15T19:05:00Z">
          <w:pPr>
            <w:pStyle w:val="TAMainText"/>
            <w:spacing w:after="240" w:line="276" w:lineRule="auto"/>
            <w:ind w:firstLine="0"/>
          </w:pPr>
        </w:pPrChange>
      </w:pPr>
      <w:r>
        <w:t>Machine learning is emerging as a powerful tool in enzymology, due to its strength in recognizing patterns in complex data.</w:t>
      </w:r>
      <w:r w:rsidR="00097789">
        <w:fldChar w:fldCharType="begin" w:fldLock="1"/>
      </w:r>
      <w:r w:rsidR="0067009A">
        <w:instrText>ADDIN CSL_CITATION {"citationItems":[{"id":"ITEM-1","itemData":{"DOI":"10.1038/s41592-019-0496-6","ISSN":"1548-7105","author":[{"dropping-particle":"","family":"Yang","given":"Kevin K","non-dropping-particle":"","parse-names":false,"suffix":""},{"dropping-particle":"","family":"Wu","given":"Zachary","non-dropping-particle":"","parse-names":false,"suffix":""},{"dropping-particle":"","family":"Arnold","given":"Frances H","non-dropping-particle":"","parse-names":false,"suffix":""}],"container-title":"Nature Methods","id":"ITEM-1","issue":"August","issued":{"date-parts":[["2019"]]},"page":"687-694","publisher":"Springer US","title":"Machine-learning-guided directed evolution for protein engineering","type":"article-journal","volume":"16"},"uris":["http://www.mendeley.com/documents/?uuid=5f69df8f-3fad-4d6e-b416-24d1b68d120e"]},{"id":"ITEM-2","itemData":{"DOI":"10.1021/acscatal.9b04321","author":[{"dropping-particle":"","family":"Mazurenko","given":"Stanislav","non-dropping-particle":"","parse-names":false,"suffix":""},{"dropping-particle":"","family":"Prokop","given":"Zbynek","non-dropping-particle":"","parse-names":false,"suffix":""},{"dropping-particle":"","family":"Damborsky","given":"Jiri","non-dropping-particle":"","parse-names":false,"suffix":""}],"container-title":"ACS Catalysis","id":"ITEM-2","issue":"10","issued":{"date-parts":[["2020"]]},"page":"1210-1223","title":"Machine Learning in Enzyme Engineering","type":"article-journal","volume":"10"},"uris":["http://www.mendeley.com/documents/?uuid=ccb83f6c-f4fb-4f44-a8cb-ca0dc2dea66b"]}],"mendeley":{"formattedCitation":"&lt;sup&gt;9,10&lt;/sup&gt;","plainTextFormattedCitation":"9,10","previouslyFormattedCitation":"&lt;sup&gt;9,10&lt;/sup&gt;"},"properties":{"noteIndex":0},"schema":"https://github.com/citation-style-language/schema/raw/master/csl-citation.json"}</w:instrText>
      </w:r>
      <w:r w:rsidR="00097789">
        <w:fldChar w:fldCharType="separate"/>
      </w:r>
      <w:r w:rsidR="0067009A" w:rsidRPr="0067009A">
        <w:rPr>
          <w:noProof/>
          <w:vertAlign w:val="superscript"/>
        </w:rPr>
        <w:t>9,10</w:t>
      </w:r>
      <w:r w:rsidR="00097789">
        <w:fldChar w:fldCharType="end"/>
      </w:r>
      <w:r>
        <w:t xml:space="preserve"> </w:t>
      </w:r>
      <w:r w:rsidR="00AB0F9B">
        <w:t xml:space="preserve">For </w:t>
      </w:r>
      <w:r w:rsidR="00A248C4">
        <w:t>general enzyme:substrate</w:t>
      </w:r>
      <w:r w:rsidR="008802F8">
        <w:t xml:space="preserve"> pairs</w:t>
      </w:r>
      <w:r w:rsidR="00A248C4">
        <w:t xml:space="preserve"> prediction, the</w:t>
      </w:r>
      <w:r w:rsidR="005D35C9">
        <w:t xml:space="preserve"> deep learning-based</w:t>
      </w:r>
      <w:r w:rsidR="00A248C4">
        <w:t xml:space="preserve"> ESP algorithm is notable</w:t>
      </w:r>
      <w:r w:rsidR="005D35C9">
        <w:t>.</w:t>
      </w:r>
      <w:r w:rsidR="0013436B">
        <w:fldChar w:fldCharType="begin" w:fldLock="1"/>
      </w:r>
      <w:r w:rsidR="0067009A">
        <w:instrText>ADDIN CSL_CITATION {"citationItems":[{"id":"ITEM-1","itemData":{"author":[{"dropping-particle":"","family":"Kroll","given":"Alexander","non-dropping-particle":"","parse-names":false,"suffix":""},{"dropping-particle":"","family":"Ranjan","given":"Sahasra","non-dropping-particle":"","parse-names":false,"suffix":""},{"dropping-particle":"","family":"Engqvist","given":"Martin K M","non-dropping-particle":"","parse-names":false,"suffix":""},{"dropping-particle":"","family":"Lercher","given":"Martin J","non-dropping-particle":"","parse-names":false,"suffix":""}],"container-title":"BioRxiv","id":"ITEM-1","issued":{"date-parts":[["2022"]]},"page":"1-28","title":"The substrate scopes of enzymes : a general prediction model based on machine and deep learning","type":"article-journal"},"uris":["http://www.mendeley.com/documents/?uuid=ace66cc5-7c73-4b44-816d-a43fc7ddd0b1"]}],"mendeley":{"formattedCitation":"&lt;sup&gt;11&lt;/sup&gt;","plainTextFormattedCitation":"11","previouslyFormattedCitation":"&lt;sup&gt;11&lt;/sup&gt;"},"properties":{"noteIndex":0},"schema":"https://github.com/citation-style-language/schema/raw/master/csl-citation.json"}</w:instrText>
      </w:r>
      <w:r w:rsidR="0013436B">
        <w:fldChar w:fldCharType="separate"/>
      </w:r>
      <w:r w:rsidR="0067009A" w:rsidRPr="0067009A">
        <w:rPr>
          <w:noProof/>
          <w:vertAlign w:val="superscript"/>
        </w:rPr>
        <w:t>11</w:t>
      </w:r>
      <w:r w:rsidR="0013436B">
        <w:fldChar w:fldCharType="end"/>
      </w:r>
      <w:r w:rsidR="005D35C9">
        <w:t xml:space="preserve"> Unfortunately,</w:t>
      </w:r>
      <w:r w:rsidR="00A248C4">
        <w:t xml:space="preserve"> it performs well</w:t>
      </w:r>
      <w:r w:rsidR="005D35C9">
        <w:t xml:space="preserve"> only</w:t>
      </w:r>
      <w:r w:rsidR="00A248C4">
        <w:t xml:space="preserve"> for substrates within the training data</w:t>
      </w:r>
      <w:r w:rsidR="005D35C9">
        <w:t>, which do not cover the vast substrate space of GT1 enzymes.</w:t>
      </w:r>
      <w:r w:rsidR="00AB0F9B">
        <w:t xml:space="preserve"> </w:t>
      </w:r>
      <w:r w:rsidR="005D35C9">
        <w:t>Interestingly, a decision tree-based algorithm – GT-</w:t>
      </w:r>
      <w:r w:rsidR="004F02BF">
        <w:t>P</w:t>
      </w:r>
      <w:r w:rsidR="005D35C9">
        <w:t>redict - has been developed specifically for GT1 enzymes.</w:t>
      </w:r>
      <w:r w:rsidR="0013436B">
        <w:fldChar w:fldCharType="begin" w:fldLock="1"/>
      </w:r>
      <w:r w:rsidR="0013436B">
        <w:instrText>ADDIN CSL_CITATION {"citationItems":[{"id":"ITEM-1","itemData":{"abstract":"The elucidation and prediction of how changes in a protein result in altered activities and selectivities remain a major challenge in chemistry. Two hurdles have prevented accurate family-wide models: obtaining (i) diverse datasets and (ii) suitable parameter frameworks that encapsulate activities in large sets. Here, we show that a relatively small but broad activity dataset is sufficient to train algorithms for functional prediction over the entire glycosyltransferase superfamily 1 (GT1) of the plant Arabidopsis thaliana. Whereas sequence analysis alone failed for GT1 substrate utilization patterns, our chemical–bioinformatic model, GT-Predict, succeeded by coupling physicochemical features with isozyme-recognition patterns over the family. GT-Predict identified GT1 biocatalysts for novel substrates and enabled functional annotation of uncharacterized GT1s. Finally, analyses of GT-Predict decision pathways revealed structural modulators of substrate recognition, thus providing information on mechanisms. This multifaceted approach to enzyme prediction may guide the streamlined utilization (and design) of biocatalysts and the discovery of other family-wide protein functions.","author":[{"dropping-particle":"","family":"Yang","given":"Min","non-dropping-particle":"","parse-names":false,"suffix":""},{"dropping-particle":"","family":"Fehl","given":"Charlie","non-dropping-particle":"","parse-names":false,"suffix":""},{"dropping-particle":"V.","family":"Lees","given":"Karen","non-dropping-particle":"","parse-names":false,"suffix":""},{"dropping-particle":"","family":"Lim","given":"Eng-kiat Kiat","non-dropping-particle":"","parse-names":false,"suffix":""},{"dropping-particle":"","family":"Offen","given":"Wendy A.","non-dropping-particle":"","parse-names":false,"suffix":""},{"dropping-particle":"","family":"Davies","given":"Gideon J.","non-dropping-particle":"","parse-names":false,"suffix":""},{"dropping-particle":"","family":"Bowles","given":"Dianna J.","non-dropping-particle":"","parse-names":false,"suffix":""},{"dropping-particle":"","family":"Davidson","given":"Matthew G.","non-dropping-particle":"","parse-names":false,"suffix":""},{"dropping-particle":"","family":"Roberts","given":"Stephen J.","non-dropping-particle":"","parse-names":false,"suffix":""},{"dropping-particle":"","family":"Davis","given":"Benjamin G.","non-dropping-particle":"","parse-names":false,"suffix":""}],"container-title":"Nature Chemical Biology","id":"ITEM-1","issue":"12","issued":{"date-parts":[["2018"]]},"page":"1109-1117","publisher":"Springer US","title":"Functional and informatics analysis enables glycosyltransferase activity prediction","type":"article-journal","volume":"14"},"uris":["http://www.mendeley.com/documents/?uuid=387aa07a-9822-4155-bcde-e649f966b621"]}],"mendeley":{"formattedCitation":"&lt;sup&gt;2&lt;/sup&gt;","plainTextFormattedCitation":"2","previouslyFormattedCitation":"&lt;sup&gt;2&lt;/sup&gt;"},"properties":{"noteIndex":0},"schema":"https://github.com/citation-style-language/schema/raw/master/csl-citation.json"}</w:instrText>
      </w:r>
      <w:r w:rsidR="0013436B">
        <w:fldChar w:fldCharType="separate"/>
      </w:r>
      <w:r w:rsidR="0013436B" w:rsidRPr="00C76CF5">
        <w:rPr>
          <w:noProof/>
          <w:vertAlign w:val="superscript"/>
        </w:rPr>
        <w:t>2</w:t>
      </w:r>
      <w:r w:rsidR="0013436B">
        <w:fldChar w:fldCharType="end"/>
      </w:r>
      <w:r w:rsidR="00893FEE">
        <w:rPr>
          <w:b/>
        </w:rPr>
        <w:t xml:space="preserve"> </w:t>
      </w:r>
    </w:p>
    <w:p w14:paraId="0630894A" w14:textId="1037AD23" w:rsidR="007035DF" w:rsidRDefault="006F174E">
      <w:pPr>
        <w:pPrChange w:id="57" w:author="Christian Madsen" w:date="2022-07-15T19:05:00Z">
          <w:pPr>
            <w:pStyle w:val="TAMainText"/>
            <w:spacing w:after="240" w:line="276" w:lineRule="auto"/>
            <w:ind w:firstLine="0"/>
          </w:pPr>
        </w:pPrChange>
      </w:pPr>
      <w:r w:rsidRPr="0081620F">
        <w:t xml:space="preserve">GT-Predict is </w:t>
      </w:r>
      <w:r w:rsidR="00F85AC1">
        <w:t>trained</w:t>
      </w:r>
      <w:r w:rsidR="00394312" w:rsidRPr="0081620F">
        <w:t xml:space="preserve"> on reactivity </w:t>
      </w:r>
      <w:r w:rsidR="00511DA7" w:rsidRPr="0081620F">
        <w:t xml:space="preserve">measurements </w:t>
      </w:r>
      <w:r w:rsidR="00893FEE">
        <w:t>of</w:t>
      </w:r>
      <w:r w:rsidR="00511DA7" w:rsidRPr="0081620F">
        <w:t xml:space="preserve"> </w:t>
      </w:r>
      <w:r w:rsidR="006601D0" w:rsidRPr="0081620F">
        <w:t>53</w:t>
      </w:r>
      <w:r w:rsidR="00511DA7" w:rsidRPr="0081620F">
        <w:t xml:space="preserve"> </w:t>
      </w:r>
      <w:r w:rsidR="00893FEE" w:rsidRPr="00097789">
        <w:rPr>
          <w:i/>
          <w:iCs/>
        </w:rPr>
        <w:t>Arabidopsis thaliana</w:t>
      </w:r>
      <w:r w:rsidR="00893FEE">
        <w:t xml:space="preserve"> GT1 </w:t>
      </w:r>
      <w:r w:rsidR="00511DA7" w:rsidRPr="0081620F">
        <w:t xml:space="preserve">enzymes </w:t>
      </w:r>
      <w:r w:rsidR="00893FEE">
        <w:t>against</w:t>
      </w:r>
      <w:r w:rsidR="00893FEE" w:rsidRPr="0081620F">
        <w:t xml:space="preserve"> </w:t>
      </w:r>
      <w:r w:rsidR="00AE54FC" w:rsidRPr="0081620F">
        <w:t>59</w:t>
      </w:r>
      <w:r w:rsidR="00893FEE">
        <w:t xml:space="preserve"> structurally diverse </w:t>
      </w:r>
      <w:commentRangeStart w:id="58"/>
      <w:del w:id="59" w:author="David Tezé" w:date="2022-07-12T12:39:00Z">
        <w:r w:rsidR="00893FEE" w:rsidRPr="006D412A" w:rsidDel="00097789">
          <w:delText>O</w:delText>
        </w:r>
        <w:r w:rsidR="00893FEE" w:rsidDel="00097789">
          <w:delText>-</w:delText>
        </w:r>
      </w:del>
      <w:commentRangeEnd w:id="58"/>
      <w:r w:rsidR="00097789">
        <w:rPr>
          <w:rStyle w:val="CommentReference"/>
        </w:rPr>
        <w:commentReference w:id="58"/>
      </w:r>
      <w:r w:rsidR="00893FEE">
        <w:t>glycosylation</w:t>
      </w:r>
      <w:r w:rsidR="00511DA7" w:rsidRPr="0081620F">
        <w:t xml:space="preserve"> acceptors.</w:t>
      </w:r>
      <w:r w:rsidR="004F02BF">
        <w:t xml:space="preserve"> GT-predict is currently one of the most accurate enzyme-substrate prediction tools</w:t>
      </w:r>
      <w:r w:rsidR="007B7968">
        <w:t xml:space="preserve"> available, although</w:t>
      </w:r>
      <w:r w:rsidR="00984DA1">
        <w:t xml:space="preserve"> – like ESP </w:t>
      </w:r>
      <w:r w:rsidR="00F85AC1">
        <w:t>–</w:t>
      </w:r>
      <w:r w:rsidR="007B7968">
        <w:t xml:space="preserve"> it </w:t>
      </w:r>
      <w:r w:rsidR="00984DA1">
        <w:t>cannot</w:t>
      </w:r>
      <w:r w:rsidR="00F85AC1">
        <w:t xml:space="preserve"> accurately</w:t>
      </w:r>
      <w:r w:rsidR="00984DA1">
        <w:t xml:space="preserve"> </w:t>
      </w:r>
      <w:commentRangeStart w:id="60"/>
      <w:r w:rsidR="00984DA1">
        <w:t>predict new substrate</w:t>
      </w:r>
      <w:commentRangeEnd w:id="60"/>
      <w:r w:rsidR="00984DA1">
        <w:rPr>
          <w:rStyle w:val="CommentReference"/>
        </w:rPr>
        <w:commentReference w:id="60"/>
      </w:r>
      <w:r w:rsidR="00984DA1">
        <w:t>s</w:t>
      </w:r>
      <w:r w:rsidR="00114B76">
        <w:t>, and chemical features for new substrates need to be manually curated</w:t>
      </w:r>
      <w:r w:rsidR="004F02BF">
        <w:t>.</w:t>
      </w:r>
      <w:r w:rsidR="00984DA1">
        <w:t xml:space="preserve"> The major limitation, however, is in predicting substrates for sequences absent from the training data</w:t>
      </w:r>
      <w:r w:rsidR="00114B76">
        <w:t>, i.e. non-</w:t>
      </w:r>
      <w:r w:rsidR="00114B76" w:rsidRPr="001864D4">
        <w:rPr>
          <w:i/>
          <w:iCs/>
        </w:rPr>
        <w:t>Arabidopsis</w:t>
      </w:r>
      <w:r w:rsidR="00114B76">
        <w:t xml:space="preserve"> GT1 enzymes</w:t>
      </w:r>
      <w:r w:rsidR="00984DA1">
        <w:t>; here, GT-Predict does not employ machine learning, but simply returns the substrate</w:t>
      </w:r>
      <w:r w:rsidR="004F02BF">
        <w:t xml:space="preserve"> </w:t>
      </w:r>
      <w:r w:rsidR="00114B76">
        <w:t xml:space="preserve">reactivity measured experimentally for the closest </w:t>
      </w:r>
      <w:r w:rsidR="00114B76" w:rsidRPr="001864D4">
        <w:rPr>
          <w:i/>
        </w:rPr>
        <w:t>Arabidopsis thaliana</w:t>
      </w:r>
      <w:r w:rsidR="00114B76">
        <w:t xml:space="preserve"> </w:t>
      </w:r>
      <w:r w:rsidR="00B13E50">
        <w:t xml:space="preserve">homolog. </w:t>
      </w:r>
      <w:r w:rsidR="00FB6CD3">
        <w:t>Unfortunately, phylogeny has repeatedly been shown to be</w:t>
      </w:r>
      <w:r w:rsidR="001864D4">
        <w:t xml:space="preserve"> </w:t>
      </w:r>
      <w:r w:rsidR="00DB0CD2">
        <w:t xml:space="preserve">a relatively poor predictor of </w:t>
      </w:r>
      <w:r w:rsidR="00FB6CD3">
        <w:t xml:space="preserve">GT1 </w:t>
      </w:r>
      <w:r w:rsidR="00DB0CD2">
        <w:t>speci</w:t>
      </w:r>
      <w:commentRangeStart w:id="61"/>
      <w:r w:rsidR="00DB0CD2">
        <w:t>ficity</w:t>
      </w:r>
      <w:commentRangeEnd w:id="61"/>
      <w:ins w:id="62" w:author="David Tezé" w:date="2022-07-12T17:05:00Z">
        <w:r w:rsidR="005F4FAA">
          <w:rPr>
            <w:rStyle w:val="CommentReference"/>
          </w:rPr>
          <w:fldChar w:fldCharType="begin" w:fldLock="1"/>
        </w:r>
      </w:ins>
      <w:r w:rsidR="003C6023">
        <w:rPr>
          <w:rStyle w:val="CommentReference"/>
        </w:rPr>
        <w:instrText>ADDIN CSL_CITATION {"citationItems":[{"id":"ITEM-1","itemData":{"DOI":"10.1021/acssynbio.1c00489","author":[{"dropping-particle":"","family":"Zhang","given":"Li-juan","non-dropping-particle":"","parse-names":false,"suffix":""},{"dropping-particle":"","family":"Wang","given":"De-gao","non-dropping-particle":"","parse-names":false,"suffix":""},{"dropping-particle":"","family":"Zhang","given":"Peng","non-dropping-particle":"","parse-names":false,"suffix":""},{"dropping-particle":"","family":"Wu","given":"Changsheng","non-dropping-particle":"","parse-names":false,"suffix":""},{"dropping-particle":"","family":"Li","given":"Yue-zhong","non-dropping-particle":"","parse-names":false,"suffix":""}],"container-title":"ACS synthetic biology","id":"ITEM-1","issue":"11","issued":{"date-parts":[["2022"]]},"page":"812-819","title":"Promiscuity Characteristics of Versatile Plant Glycosyltransferases for Natural Product Glycodiversification","type":"article-journal","volume":"11"},"uris":["http://www.mendeley.com/documents/?uuid=19cb18fa-cdaa-4c4f-ae87-171bb444f898"]}],"mendeley":{"formattedCitation":"&lt;sup&gt;8&lt;/sup&gt;","plainTextFormattedCitation":"8","previouslyFormattedCitation":"&lt;sup&gt;8&lt;/sup&gt;"},"properties":{"noteIndex":0},"schema":"https://github.com/citation-style-language/schema/raw/master/csl-citation.json"}</w:instrText>
      </w:r>
      <w:r w:rsidR="005F4FAA">
        <w:rPr>
          <w:rStyle w:val="CommentReference"/>
        </w:rPr>
        <w:fldChar w:fldCharType="separate"/>
      </w:r>
      <w:r w:rsidR="005F4FAA" w:rsidRPr="005F4FAA">
        <w:rPr>
          <w:rStyle w:val="CommentReference"/>
          <w:noProof/>
          <w:vertAlign w:val="superscript"/>
        </w:rPr>
        <w:t>8</w:t>
      </w:r>
      <w:ins w:id="63" w:author="David Tezé" w:date="2022-07-12T17:05:00Z">
        <w:r w:rsidR="005F4FAA">
          <w:rPr>
            <w:rStyle w:val="CommentReference"/>
          </w:rPr>
          <w:fldChar w:fldCharType="end"/>
        </w:r>
      </w:ins>
      <w:del w:id="64" w:author="David Tezé" w:date="2022-07-12T17:05:00Z">
        <w:r w:rsidR="0002610E" w:rsidDel="005F4FAA">
          <w:rPr>
            <w:rStyle w:val="CommentReference"/>
          </w:rPr>
          <w:commentReference w:id="61"/>
        </w:r>
      </w:del>
    </w:p>
    <w:p w14:paraId="4D622EAF" w14:textId="2B71B415" w:rsidR="001A3602" w:rsidDel="00257201" w:rsidRDefault="00E267B3" w:rsidP="00257201">
      <w:pPr>
        <w:rPr>
          <w:del w:id="65" w:author="Christian Madsen" w:date="2022-07-15T19:06:00Z"/>
        </w:rPr>
      </w:pPr>
      <w:r>
        <w:t>Here, w</w:t>
      </w:r>
      <w:r w:rsidR="00620BAC">
        <w:t>e attemp</w:t>
      </w:r>
      <w:r>
        <w:t>t</w:t>
      </w:r>
      <w:r w:rsidR="00620BAC">
        <w:t xml:space="preserve"> to resolve these </w:t>
      </w:r>
      <w:r w:rsidR="009C5C71">
        <w:t>limitations</w:t>
      </w:r>
      <w:r w:rsidR="00620BAC">
        <w:t xml:space="preserve">, by largely expanding the experimental data GT-predict is trained on, and by conceptually changing the architecture of the algorithm. For the algorithm, we naturally went from a decision tree to a random forest algorithm. We set up more drastic changes on the way both the enzyme sequences and the chemicals are encoded. We trained 8 different predictors, depending on encoding and features selections. We finally evaluated the obtained predictors with a large new dataset, demonstrating the </w:t>
      </w:r>
      <w:r w:rsidR="004208B7">
        <w:t>generation</w:t>
      </w:r>
      <w:r w:rsidR="00620BAC">
        <w:t xml:space="preserve"> of a generic and accurate pan-predictor, able to evaluate any GT1:acceptor pair.</w:t>
      </w:r>
      <w:bookmarkStart w:id="66" w:name="_Experimental_data"/>
      <w:bookmarkEnd w:id="66"/>
    </w:p>
    <w:p w14:paraId="4E645CB1" w14:textId="33D98E0E" w:rsidR="009C5C71" w:rsidRDefault="009C5C71" w:rsidP="001A3602"/>
    <w:p w14:paraId="3C2B8A80" w14:textId="7C97D816" w:rsidR="009C5C71" w:rsidRPr="005F4FAA" w:rsidRDefault="009C5C71">
      <w:pPr>
        <w:pStyle w:val="Heading1"/>
        <w:pPrChange w:id="67" w:author="Christian Madsen" w:date="2022-07-15T19:06:00Z">
          <w:pPr/>
        </w:pPrChange>
      </w:pPr>
      <w:r w:rsidRPr="005F4FAA">
        <w:t>RESULTS</w:t>
      </w:r>
    </w:p>
    <w:p w14:paraId="4A784BDF" w14:textId="79A3FE20" w:rsidR="005C3B0C" w:rsidRDefault="001A3602" w:rsidP="00257201">
      <w:r>
        <w:rPr>
          <w:b/>
        </w:rPr>
        <w:t>Generation of</w:t>
      </w:r>
      <w:r w:rsidR="004208B7" w:rsidRPr="001A3602">
        <w:rPr>
          <w:b/>
        </w:rPr>
        <w:t xml:space="preserve"> e</w:t>
      </w:r>
      <w:r w:rsidR="005258BF" w:rsidRPr="001A3602">
        <w:rPr>
          <w:b/>
        </w:rPr>
        <w:t>xperimental data</w:t>
      </w:r>
      <w:r w:rsidR="004208B7" w:rsidRPr="001A3602">
        <w:rPr>
          <w:b/>
        </w:rPr>
        <w:t xml:space="preserve"> for algorithm training</w:t>
      </w:r>
      <w:r w:rsidR="00492A37" w:rsidRPr="001A3602">
        <w:rPr>
          <w:b/>
        </w:rPr>
        <w:t>.</w:t>
      </w:r>
      <w:r w:rsidR="00492A37" w:rsidRPr="001A3602">
        <w:t xml:space="preserve"> </w:t>
      </w:r>
      <w:r w:rsidR="001A09D7" w:rsidRPr="00492A37">
        <w:t xml:space="preserve">An in-house library of </w:t>
      </w:r>
      <w:del w:id="68" w:author="David Tezé" w:date="2022-07-11T17:46:00Z">
        <w:r w:rsidDel="004D10EC">
          <w:delText>60</w:delText>
        </w:r>
        <w:r w:rsidR="001A09D7" w:rsidRPr="00492A37" w:rsidDel="004D10EC">
          <w:delText xml:space="preserve"> GT1 sequences from various plants were leveraged to produce training data. The sequences were </w:delText>
        </w:r>
      </w:del>
      <w:del w:id="69" w:author="David Tezé" w:date="2022-07-11T17:44:00Z">
        <w:r w:rsidR="001A09D7" w:rsidRPr="00492A37" w:rsidDel="004D10EC">
          <w:delText xml:space="preserve">recombinantly </w:delText>
        </w:r>
      </w:del>
      <w:del w:id="70" w:author="David Tezé" w:date="2022-07-11T17:46:00Z">
        <w:r w:rsidR="001A09D7" w:rsidRPr="00492A37" w:rsidDel="004D10EC">
          <w:delText xml:space="preserve">expressed in </w:delText>
        </w:r>
        <w:r w:rsidR="001A09D7" w:rsidRPr="003F0FEC" w:rsidDel="004D10EC">
          <w:rPr>
            <w:i/>
          </w:rPr>
          <w:delText xml:space="preserve">E. coli </w:delText>
        </w:r>
        <w:r w:rsidR="001A09D7" w:rsidRPr="00492A37" w:rsidDel="004D10EC">
          <w:delText xml:space="preserve">and partly purified by nickel affinity chromatography. </w:delText>
        </w:r>
        <w:r w:rsidDel="004D10EC">
          <w:delText>24</w:delText>
        </w:r>
        <w:r w:rsidR="001A09D7" w:rsidRPr="00492A37" w:rsidDel="004D10EC">
          <w:delText xml:space="preserve"> sequences were </w:delText>
        </w:r>
        <w:r w:rsidR="0084631B" w:rsidRPr="00492A37" w:rsidDel="004D10EC">
          <w:delText xml:space="preserve">successfully </w:delText>
        </w:r>
        <w:r w:rsidR="001A09D7" w:rsidRPr="00492A37" w:rsidDel="004D10EC">
          <w:delText>expressed and purified in significant amounts</w:delText>
        </w:r>
        <w:r w:rsidR="00840781" w:rsidRPr="00492A37" w:rsidDel="004D10EC">
          <w:delText xml:space="preserve"> (Table </w:delText>
        </w:r>
        <w:r w:rsidR="005C71C8" w:rsidRPr="00492A37" w:rsidDel="004D10EC">
          <w:delText>S</w:delText>
        </w:r>
        <w:r w:rsidDel="004D10EC">
          <w:delText>1</w:delText>
        </w:r>
        <w:r w:rsidR="00840781" w:rsidRPr="00492A37" w:rsidDel="004D10EC">
          <w:delText xml:space="preserve">). Of these, </w:delText>
        </w:r>
        <w:r w:rsidR="0051298A" w:rsidRPr="00492A37" w:rsidDel="004D10EC">
          <w:delText>several have already been reported, others are new.</w:delText>
        </w:r>
        <w:r w:rsidDel="004D10EC">
          <w:delText xml:space="preserve"> </w:delText>
        </w:r>
        <w:r w:rsidR="008E6A5C" w:rsidRPr="00492A37" w:rsidDel="004D10EC">
          <w:delText>The</w:delText>
        </w:r>
        <w:r w:rsidR="007C724D" w:rsidRPr="00492A37" w:rsidDel="004D10EC">
          <w:delText xml:space="preserve"> </w:delText>
        </w:r>
      </w:del>
      <w:del w:id="71" w:author="David Tezé" w:date="2022-07-11T17:45:00Z">
        <w:r w:rsidR="007C724D" w:rsidRPr="00492A37" w:rsidDel="004D10EC">
          <w:delText>18</w:delText>
        </w:r>
        <w:r w:rsidR="008E6A5C" w:rsidRPr="00492A37" w:rsidDel="004D10EC">
          <w:delText xml:space="preserve"> </w:delText>
        </w:r>
      </w:del>
      <w:del w:id="72" w:author="David Tezé" w:date="2022-07-11T17:46:00Z">
        <w:r w:rsidR="008E6A5C" w:rsidRPr="00492A37" w:rsidDel="004D10EC">
          <w:delText>partly purified</w:delText>
        </w:r>
      </w:del>
      <w:ins w:id="73" w:author="David Tezé" w:date="2022-07-11T17:46:00Z">
        <w:r w:rsidR="004D10EC">
          <w:t>24</w:t>
        </w:r>
      </w:ins>
      <w:r w:rsidR="008E6A5C" w:rsidRPr="00492A37">
        <w:t xml:space="preserve"> GT1 enzymes</w:t>
      </w:r>
      <w:ins w:id="74" w:author="David Tezé" w:date="2022-07-11T17:46:00Z">
        <w:r w:rsidR="004D10EC">
          <w:t xml:space="preserve"> (attempted production</w:t>
        </w:r>
      </w:ins>
      <w:ins w:id="75" w:author="David Tezé" w:date="2022-07-11T17:47:00Z">
        <w:r w:rsidR="004D10EC">
          <w:t xml:space="preserve"> on 60 sequences</w:t>
        </w:r>
      </w:ins>
      <w:ins w:id="76" w:author="David Tezé" w:date="2022-07-11T17:46:00Z">
        <w:r w:rsidR="004D10EC">
          <w:t xml:space="preserve">, table </w:t>
        </w:r>
      </w:ins>
      <w:ins w:id="77" w:author="David Tezé" w:date="2022-07-11T17:47:00Z">
        <w:r w:rsidR="004D10EC">
          <w:t>S1)</w:t>
        </w:r>
      </w:ins>
      <w:r w:rsidR="008E6A5C" w:rsidRPr="00492A37">
        <w:t xml:space="preserve"> were </w:t>
      </w:r>
      <w:r w:rsidR="00D23BF6" w:rsidRPr="00492A37">
        <w:t>screened for activity</w:t>
      </w:r>
      <w:r w:rsidR="008E6A5C" w:rsidRPr="00492A37">
        <w:t xml:space="preserve"> </w:t>
      </w:r>
      <w:r w:rsidR="00D23BF6" w:rsidRPr="00492A37">
        <w:t>on</w:t>
      </w:r>
      <w:r w:rsidR="008E6A5C" w:rsidRPr="00492A37">
        <w:t xml:space="preserve"> 30</w:t>
      </w:r>
      <w:r w:rsidRPr="001A3602">
        <w:t>–</w:t>
      </w:r>
      <w:r w:rsidR="008E6A5C" w:rsidRPr="00492A37">
        <w:t>80</w:t>
      </w:r>
      <w:r w:rsidR="007C724D" w:rsidRPr="00492A37">
        <w:t xml:space="preserve"> natural product or xenobiotic</w:t>
      </w:r>
      <w:r w:rsidR="008E6A5C" w:rsidRPr="00492A37">
        <w:t xml:space="preserve"> acceptors </w:t>
      </w:r>
      <w:r w:rsidR="007C724D" w:rsidRPr="00492A37">
        <w:t xml:space="preserve">with at least one glycosylation site (a hydroxyl, primary amine, or thiol) </w:t>
      </w:r>
      <w:r w:rsidR="008E6A5C" w:rsidRPr="00492A37">
        <w:t>(</w:t>
      </w:r>
      <w:r>
        <w:t xml:space="preserve">Figure 1B, </w:t>
      </w:r>
      <w:r w:rsidR="008E6A5C" w:rsidRPr="00492A37">
        <w:t xml:space="preserve">Table </w:t>
      </w:r>
      <w:r>
        <w:t>S2</w:t>
      </w:r>
      <w:r w:rsidR="008E6A5C" w:rsidRPr="00492A37">
        <w:t xml:space="preserve">) using an enzyme-coupled assay developed </w:t>
      </w:r>
      <w:r>
        <w:t>to obtain apparent</w:t>
      </w:r>
      <w:r w:rsidR="00D23BF6" w:rsidRPr="00492A37">
        <w:t xml:space="preserve"> rates</w:t>
      </w:r>
      <w:r w:rsidR="008E6A5C" w:rsidRPr="00492A37">
        <w:t xml:space="preserve">. </w:t>
      </w:r>
      <w:ins w:id="78" w:author="David Tezé" w:date="2022-07-11T17:54:00Z">
        <w:r w:rsidR="00DB440C">
          <w:t xml:space="preserve">Out of all 1021 assayed enzyme:acceptors pairs, </w:t>
        </w:r>
      </w:ins>
      <w:ins w:id="79" w:author="David Tezé" w:date="2022-07-11T17:51:00Z">
        <w:r w:rsidR="00DB440C">
          <w:t xml:space="preserve">81 </w:t>
        </w:r>
        <w:del w:id="80" w:author="David Tezé" w:date="2022-07-11T17:54:00Z">
          <w:r w:rsidR="00DB440C" w:rsidDel="00DB440C">
            <w:delText xml:space="preserve">enzyme:acceptors pairs </w:delText>
          </w:r>
        </w:del>
        <w:r w:rsidR="00DB440C">
          <w:t>led to significantly higher rates</w:t>
        </w:r>
      </w:ins>
      <w:ins w:id="81" w:author="David Tezé" w:date="2022-07-11T17:52:00Z">
        <w:r w:rsidR="00DB440C">
          <w:t xml:space="preserve"> than the background, 30 proved to be inconclusive</w:t>
        </w:r>
      </w:ins>
      <w:ins w:id="82" w:author="David Tezé" w:date="2022-07-11T17:54:00Z">
        <w:r w:rsidR="00DB440C">
          <w:t xml:space="preserve"> (Figure S1)</w:t>
        </w:r>
      </w:ins>
      <w:ins w:id="83" w:author="David Tezé" w:date="2022-07-11T17:52:00Z">
        <w:r w:rsidR="00DB440C">
          <w:t xml:space="preserve">, and 910 were </w:t>
        </w:r>
      </w:ins>
      <w:ins w:id="84" w:author="David Tezé" w:date="2022-07-11T17:53:00Z">
        <w:r w:rsidR="00DB440C">
          <w:t>considered unreactive.</w:t>
        </w:r>
      </w:ins>
      <w:ins w:id="85" w:author="David Tezé" w:date="2022-07-11T17:51:00Z">
        <w:r w:rsidR="00DB440C">
          <w:t xml:space="preserve"> </w:t>
        </w:r>
      </w:ins>
      <w:r w:rsidR="005C3B0C" w:rsidRPr="00EF5B33">
        <w:t>GT1 re</w:t>
      </w:r>
      <w:commentRangeStart w:id="86"/>
      <w:r w:rsidR="005C3B0C" w:rsidRPr="00EF5B33">
        <w:t>activit</w:t>
      </w:r>
      <w:commentRangeStart w:id="87"/>
      <w:r w:rsidR="005C3B0C" w:rsidRPr="00EF5B33">
        <w:t>y data is publicly available</w:t>
      </w:r>
      <w:commentRangeEnd w:id="87"/>
      <w:r w:rsidR="00DB440C">
        <w:rPr>
          <w:rStyle w:val="CommentReference"/>
        </w:rPr>
        <w:commentReference w:id="87"/>
      </w:r>
      <w:r w:rsidR="005C3B0C" w:rsidRPr="00EF5B33">
        <w:t xml:space="preserve"> as both reactivity rates and Boolean reactivity values, </w:t>
      </w:r>
      <w:r w:rsidR="005C3B0C" w:rsidRPr="003F0FEC">
        <w:rPr>
          <w:i/>
        </w:rPr>
        <w:t>i.e</w:t>
      </w:r>
      <w:r w:rsidR="005C3B0C" w:rsidRPr="00EF5B33">
        <w:t xml:space="preserve">., classification of whether a specific GT1 enzyme and </w:t>
      </w:r>
      <w:r w:rsidR="005C3B0C" w:rsidRPr="00EF5B33">
        <w:lastRenderedPageBreak/>
        <w:t>a specific acceptor are considered reactive or not. Rates were converted to reactivity Booleans, rather than discarding classification data in an effort to predict rates.</w:t>
      </w:r>
      <w:r w:rsidR="00853FB4">
        <w:t xml:space="preserve"> </w:t>
      </w:r>
      <w:r w:rsidR="005C3B0C">
        <w:t>Rates are converted</w:t>
      </w:r>
      <w:r w:rsidR="005C3B0C" w:rsidRPr="00EF5B33">
        <w:t xml:space="preserve"> to Boolean by assigning each datapoint as reactive if the measured rate is above a threshold</w:t>
      </w:r>
      <w:r w:rsidR="005C3B0C">
        <w:t>.</w:t>
      </w:r>
      <w:r w:rsidR="005C3B0C" w:rsidRPr="00EF5B33">
        <w:t xml:space="preserve"> The rate data was classified as reactive by detecting outliers, due to the observation that most measurements are of non-reactivity, typically with a sharp contrast to a minor set of non-zero rates (</w:t>
      </w:r>
      <w:r w:rsidR="00853FB4">
        <w:t>Figure S1</w:t>
      </w:r>
      <w:r w:rsidR="005C3B0C" w:rsidRPr="00EF5B33">
        <w:t>).</w:t>
      </w:r>
      <w:r w:rsidR="00853FB4">
        <w:t xml:space="preserve"> </w:t>
      </w:r>
      <w:r w:rsidR="00853FB4" w:rsidRPr="00EF5B33">
        <w:t xml:space="preserve">The outlier detection is performed independently on each enzyme by assuming the measurements follows a normal distribution N(μ=0, σ=σ(measurements)), </w:t>
      </w:r>
      <w:r w:rsidR="00853FB4" w:rsidRPr="003F0FEC">
        <w:rPr>
          <w:i/>
        </w:rPr>
        <w:t>i.e.</w:t>
      </w:r>
      <w:r w:rsidR="00853FB4" w:rsidRPr="00EF5B33">
        <w:t xml:space="preserve"> they are all non-reactive with non-zero rates occurring due to noise. From the distribution a p-value is calculated to quantify how extreme any of the measurements are. Adjusted p-values are calculated from the p-values with the Holm method </w:t>
      </w:r>
      <w:commentRangeStart w:id="88"/>
      <w:commentRangeStart w:id="89"/>
      <w:r w:rsidR="00853FB4" w:rsidRPr="00EF5B33">
        <w:t>(default for R function p.adjust)</w:t>
      </w:r>
      <w:commentRangeEnd w:id="88"/>
      <w:r w:rsidR="00853FB4" w:rsidRPr="00EF5B33">
        <w:rPr>
          <w:rStyle w:val="CommentReference"/>
        </w:rPr>
        <w:commentReference w:id="88"/>
      </w:r>
      <w:commentRangeEnd w:id="89"/>
      <w:r w:rsidR="00853FB4">
        <w:rPr>
          <w:rStyle w:val="CommentReference"/>
        </w:rPr>
        <w:commentReference w:id="89"/>
      </w:r>
      <w:r w:rsidR="00853FB4" w:rsidRPr="00EF5B33">
        <w:t xml:space="preserve"> which aims to control the family-wise error rate, i.e. adjust p-values for multiple testing. Measurements that have both p-values &gt; 0.05 and adjusted p-value &gt; 0.05 are considered to fit the null-hypothesis and are therefore classified as non-reactive observations, while measurements with both p-value &lt; 0.05 and adjusted p-value &lt; 0.05 does not fit the null-hypothesis, so are classified as observations of reactivity. Some datapoints have p-value &lt; 0.05 but adjusted p-value &gt; 0.05 which we consider inconclusive evidence, so those datapoints are discarded. The resulting classifications are summarized in</w:t>
      </w:r>
      <w:r w:rsidR="00853FB4">
        <w:t xml:space="preserve"> </w:t>
      </w:r>
      <w:r w:rsidR="00853FB4">
        <w:fldChar w:fldCharType="begin"/>
      </w:r>
      <w:r w:rsidR="00853FB4">
        <w:instrText xml:space="preserve"> REF _Ref106720052 \h </w:instrText>
      </w:r>
      <w:r w:rsidR="00257201">
        <w:instrText xml:space="preserve"> \* MERGEFORMAT </w:instrText>
      </w:r>
      <w:r w:rsidR="00853FB4">
        <w:fldChar w:fldCharType="separate"/>
      </w:r>
      <w:r w:rsidR="00853FB4">
        <w:t xml:space="preserve">Table </w:t>
      </w:r>
      <w:r w:rsidR="00853FB4">
        <w:rPr>
          <w:noProof/>
        </w:rPr>
        <w:t>1</w:t>
      </w:r>
      <w:r w:rsidR="00853FB4">
        <w:fldChar w:fldCharType="end"/>
      </w:r>
      <w:r w:rsidR="00853FB4" w:rsidRPr="00EF5B33">
        <w:t>.</w:t>
      </w:r>
      <w:commentRangeEnd w:id="86"/>
      <w:r w:rsidR="00DB440C">
        <w:rPr>
          <w:rStyle w:val="CommentReference"/>
        </w:rPr>
        <w:commentReference w:id="86"/>
      </w:r>
    </w:p>
    <w:p w14:paraId="04038BA6" w14:textId="77777777" w:rsidR="005C3B0C" w:rsidRDefault="005C3B0C" w:rsidP="005C3B0C">
      <w:pPr>
        <w:keepNext/>
      </w:pPr>
      <w:r>
        <w:rPr>
          <w:noProof/>
        </w:rPr>
        <w:drawing>
          <wp:inline distT="0" distB="0" distL="0" distR="0" wp14:anchorId="1D2C90B7" wp14:editId="23112B91">
            <wp:extent cx="5942917" cy="18434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2917" cy="1843405"/>
                    </a:xfrm>
                    <a:prstGeom prst="rect">
                      <a:avLst/>
                    </a:prstGeom>
                  </pic:spPr>
                </pic:pic>
              </a:graphicData>
            </a:graphic>
          </wp:inline>
        </w:drawing>
      </w:r>
    </w:p>
    <w:p w14:paraId="1711066C" w14:textId="60E45E47" w:rsidR="005C3B0C" w:rsidRDefault="005C3B0C" w:rsidP="005C3B0C">
      <w:pPr>
        <w:pStyle w:val="Caption"/>
      </w:pPr>
      <w:bookmarkStart w:id="90" w:name="_Ref107410413"/>
      <w:commentRangeStart w:id="91"/>
      <w:commentRangeStart w:id="92"/>
      <w:commentRangeStart w:id="93"/>
      <w:r>
        <w:t xml:space="preserve">Figure </w:t>
      </w:r>
      <w:commentRangeEnd w:id="91"/>
      <w:r>
        <w:rPr>
          <w:rStyle w:val="CommentReference"/>
          <w:iCs w:val="0"/>
          <w:color w:val="auto"/>
        </w:rPr>
        <w:commentReference w:id="91"/>
      </w:r>
      <w:bookmarkEnd w:id="90"/>
      <w:commentRangeEnd w:id="92"/>
      <w:r w:rsidR="00DF0C1E">
        <w:rPr>
          <w:rStyle w:val="CommentReference"/>
          <w:iCs w:val="0"/>
          <w:color w:val="auto"/>
        </w:rPr>
        <w:commentReference w:id="92"/>
      </w:r>
      <w:commentRangeEnd w:id="93"/>
      <w:r w:rsidR="006149C6">
        <w:rPr>
          <w:rStyle w:val="CommentReference"/>
          <w:iCs w:val="0"/>
          <w:color w:val="auto"/>
        </w:rPr>
        <w:commentReference w:id="93"/>
      </w:r>
      <w:r w:rsidR="001A3602">
        <w:t>S1</w:t>
      </w:r>
      <w:r>
        <w:t xml:space="preserve"> Reactivity classification of rate measurements</w:t>
      </w:r>
      <w:r>
        <w:rPr>
          <w:noProof/>
        </w:rPr>
        <w:t>. Measured rate plotted versus ranking among measurements from all enzymes. Standard significant threshold 0.</w:t>
      </w:r>
      <w:commentRangeStart w:id="94"/>
      <w:commentRangeStart w:id="95"/>
      <w:commentRangeStart w:id="96"/>
      <w:commentRangeStart w:id="97"/>
      <w:r>
        <w:rPr>
          <w:noProof/>
        </w:rPr>
        <w:t>05</w:t>
      </w:r>
      <w:commentRangeEnd w:id="94"/>
      <w:r>
        <w:rPr>
          <w:rStyle w:val="CommentReference"/>
          <w:iCs w:val="0"/>
          <w:color w:val="auto"/>
        </w:rPr>
        <w:commentReference w:id="94"/>
      </w:r>
      <w:commentRangeEnd w:id="95"/>
      <w:r>
        <w:rPr>
          <w:rStyle w:val="CommentReference"/>
          <w:iCs w:val="0"/>
          <w:color w:val="auto"/>
        </w:rPr>
        <w:commentReference w:id="95"/>
      </w:r>
      <w:commentRangeEnd w:id="96"/>
      <w:r w:rsidR="00B907F2">
        <w:rPr>
          <w:rStyle w:val="CommentReference"/>
          <w:iCs w:val="0"/>
          <w:color w:val="auto"/>
        </w:rPr>
        <w:commentReference w:id="96"/>
      </w:r>
      <w:commentRangeEnd w:id="97"/>
      <w:r w:rsidR="007E7D27">
        <w:rPr>
          <w:rStyle w:val="CommentReference"/>
          <w:iCs w:val="0"/>
          <w:color w:val="auto"/>
        </w:rPr>
        <w:commentReference w:id="97"/>
      </w:r>
      <w:r>
        <w:rPr>
          <w:noProof/>
        </w:rPr>
        <w:t>. 3 enzymes shown as examples, see supplementary figure for remaining enzymes.</w:t>
      </w:r>
    </w:p>
    <w:p w14:paraId="73D645E0" w14:textId="0406F218" w:rsidR="005C3B0C" w:rsidRDefault="00C41378" w:rsidP="005C3B0C">
      <w:pPr>
        <w:rPr>
          <w:lang w:val="en-AU"/>
        </w:rPr>
      </w:pPr>
      <w:r w:rsidRPr="00C41378">
        <w:rPr>
          <w:b/>
          <w:lang w:val="en-AU"/>
        </w:rPr>
        <w:t xml:space="preserve">Negative dataset. </w:t>
      </w:r>
      <w:r w:rsidR="00142C98">
        <w:rPr>
          <w:lang w:val="en-AU"/>
        </w:rPr>
        <w:t xml:space="preserve">All the above-described experimental datasets, whether from the literature, our own experimental, or the one used to train GT-predict certainly contain only molecules that can be substrates of GT1 enzymes. A first attempt at a predicting algorithm thus did not discriminate and predicted that a significant fraction of GT1 enzymes could glycosylate benzene, which is a chemical impossibility. We then leveraged the mechanistic knowledge of the reaction to balance the datasets with molecules that cannot be substrate for </w:t>
      </w:r>
      <w:r>
        <w:rPr>
          <w:lang w:val="en-AU"/>
        </w:rPr>
        <w:t>GT1 enzymes. Indeed</w:t>
      </w:r>
      <w:r w:rsidR="005C3B0C">
        <w:rPr>
          <w:lang w:val="en-AU"/>
        </w:rPr>
        <w:t xml:space="preserve">, some minimal requirements are known for the potential of reactivity: as GT1 enzymes catalyse </w:t>
      </w:r>
      <w:r w:rsidR="005C3B0C" w:rsidRPr="00252D64">
        <w:rPr>
          <w:i/>
          <w:lang w:val="en-AU"/>
        </w:rPr>
        <w:t>O</w:t>
      </w:r>
      <w:r w:rsidR="005C3B0C">
        <w:rPr>
          <w:lang w:val="en-AU"/>
        </w:rPr>
        <w:t xml:space="preserve">-, </w:t>
      </w:r>
      <w:r w:rsidR="005C3B0C" w:rsidRPr="00252D64">
        <w:rPr>
          <w:i/>
          <w:lang w:val="en-AU"/>
        </w:rPr>
        <w:t>N</w:t>
      </w:r>
      <w:r w:rsidR="0029240C">
        <w:rPr>
          <w:lang w:val="en-AU"/>
        </w:rPr>
        <w:t xml:space="preserve">- and </w:t>
      </w:r>
      <w:r w:rsidR="005C3B0C" w:rsidRPr="00252D64">
        <w:rPr>
          <w:i/>
          <w:lang w:val="en-AU"/>
        </w:rPr>
        <w:t>S</w:t>
      </w:r>
      <w:r w:rsidR="005C3B0C">
        <w:rPr>
          <w:lang w:val="en-AU"/>
        </w:rPr>
        <w:t>-glycosylation</w:t>
      </w:r>
      <w:ins w:id="98" w:author="David Tezé" w:date="2022-07-07T20:50:00Z">
        <w:r w:rsidR="00C76CF5">
          <w:rPr>
            <w:lang w:val="en-AU"/>
          </w:rPr>
          <w:t>s</w:t>
        </w:r>
      </w:ins>
      <w:del w:id="99" w:author="David Tezé" w:date="2022-07-07T20:50:00Z">
        <w:r w:rsidR="005C3B0C" w:rsidDel="00C76CF5">
          <w:rPr>
            <w:lang w:val="en-AU"/>
          </w:rPr>
          <w:delText>a</w:delText>
        </w:r>
      </w:del>
      <w:r w:rsidR="005C3B0C">
        <w:rPr>
          <w:lang w:val="en-AU"/>
        </w:rPr>
        <w:t xml:space="preserve"> via a type 2 nucleophilic substitution (S</w:t>
      </w:r>
      <w:r w:rsidR="005C3B0C" w:rsidRPr="00252D64">
        <w:rPr>
          <w:vertAlign w:val="subscript"/>
          <w:lang w:val="en-AU"/>
        </w:rPr>
        <w:t>N</w:t>
      </w:r>
      <w:r w:rsidR="005C3B0C">
        <w:rPr>
          <w:lang w:val="en-AU"/>
        </w:rPr>
        <w:t>2), a nucleophilic group is required</w:t>
      </w:r>
      <w:r>
        <w:rPr>
          <w:lang w:val="en-AU"/>
        </w:rPr>
        <w:t xml:space="preserve"> </w:t>
      </w:r>
      <w:r w:rsidR="0029240C">
        <w:rPr>
          <w:lang w:val="en-AU"/>
        </w:rPr>
        <w:t>(Figure 1A)</w:t>
      </w:r>
      <w:r w:rsidR="005C3B0C">
        <w:rPr>
          <w:lang w:val="en-AU"/>
        </w:rPr>
        <w:t>.</w:t>
      </w:r>
      <w:r w:rsidR="0029240C">
        <w:rPr>
          <w:lang w:val="en-AU"/>
        </w:rPr>
        <w:fldChar w:fldCharType="begin" w:fldLock="1"/>
      </w:r>
      <w:r w:rsidR="00F5574D">
        <w:rPr>
          <w:lang w:val="en-AU"/>
        </w:rPr>
        <w:instrText>ADDIN CSL_CITATION {"citationItems":[{"id":"ITEM-1","itemData":{"author":[{"dropping-particle":"","family":"Teze","given":"David","non-dropping-particle":"","parse-names":false,"suffix":""},{"dropping-particle":"","family":"Coines","given":"Joan","non-dropping-particle":"","parse-names":false,"suffix":""},{"dropping-particle":"","family":"Fredslund","given":"Folmer","non-dropping-particle":"","parse-names":false,"suffix":""},{"dropping-particle":"","family":"Dubey","given":"Kshatresh D","non-dropping-particle":"","parse-names":false,"suffix":""},{"dropping-particle":"","family":"Bidart","given":"Gonzalo N","non-dropping-particle":"","parse-names":false,"suffix":""},{"dropping-particle":"","family":"Adams","given":"Paul D","non-dropping-particle":"","parse-names":false,"suffix":""},{"dropping-particle":"","family":"Dueber","given":"John E","non-dropping-particle":"","parse-names":false,"suffix":""},{"dropping-particle":"","family":"Svensson","given":"Birte","non-dropping-particle":"","parse-names":false,"suffix":""},{"dropping-particle":"","family":"Rovira","given":"Carme","non-dropping-particle":"","parse-names":false,"suffix":""},{"dropping-particle":"","family":"Welner","given":"Ditte H","non-dropping-particle":"","parse-names":false,"suffix":""}],"container-title":"ACS Catalysis","id":"ITEM-1","issue":"11","issued":{"date-parts":[["2021"]]},"page":"1810-1815","title":"&lt;i&gt;O&lt;/i&gt;</w:instrText>
      </w:r>
      <w:r w:rsidR="00F5574D">
        <w:rPr>
          <w:rFonts w:ascii="Times New Roman" w:hAnsi="Times New Roman"/>
          <w:lang w:val="en-AU"/>
        </w:rPr>
        <w:instrText>‑</w:instrText>
      </w:r>
      <w:r w:rsidR="00F5574D">
        <w:rPr>
          <w:lang w:val="en-AU"/>
        </w:rPr>
        <w:instrText>/&lt;i&gt;N&lt;/i&gt;</w:instrText>
      </w:r>
      <w:r w:rsidR="00F5574D">
        <w:rPr>
          <w:rFonts w:ascii="Times New Roman" w:hAnsi="Times New Roman"/>
          <w:lang w:val="en-AU"/>
        </w:rPr>
        <w:instrText>‑</w:instrText>
      </w:r>
      <w:r w:rsidR="00F5574D">
        <w:rPr>
          <w:lang w:val="en-AU"/>
        </w:rPr>
        <w:instrText>/&lt;i&gt;S&lt;/i&gt;</w:instrText>
      </w:r>
      <w:r w:rsidR="00F5574D">
        <w:rPr>
          <w:rFonts w:ascii="Times New Roman" w:hAnsi="Times New Roman"/>
          <w:lang w:val="en-AU"/>
        </w:rPr>
        <w:instrText>‑</w:instrText>
      </w:r>
      <w:r w:rsidR="00F5574D">
        <w:rPr>
          <w:lang w:val="en-AU"/>
        </w:rPr>
        <w:instrText>Specificity in glycosyltransferase catalysis: from mechanistic understanding to engineering","type":"article-journal","volume":"11"},"uris":["http://www.mendeley.com/documents/?uuid=fd7eb715-69ff-4c91-9a07-795026df17a4"]}],"mendeley":{"formattedCitation":"&lt;sup&gt;6&lt;/sup&gt;","plainTextFormattedCitation":"6","previouslyFormattedCitation":"&lt;sup&gt;6&lt;/sup&gt;"},"properties":{"noteIndex":0},"schema":"https://github.com/citation-style-language/schema/raw/master/csl-citation.json"}</w:instrText>
      </w:r>
      <w:r w:rsidR="0029240C">
        <w:rPr>
          <w:lang w:val="en-AU"/>
        </w:rPr>
        <w:fldChar w:fldCharType="separate"/>
      </w:r>
      <w:r w:rsidR="00C76CF5" w:rsidRPr="00C76CF5">
        <w:rPr>
          <w:noProof/>
          <w:vertAlign w:val="superscript"/>
          <w:lang w:val="en-AU"/>
        </w:rPr>
        <w:t>6</w:t>
      </w:r>
      <w:r w:rsidR="0029240C">
        <w:rPr>
          <w:lang w:val="en-AU"/>
        </w:rPr>
        <w:fldChar w:fldCharType="end"/>
      </w:r>
      <w:r w:rsidR="005C3B0C">
        <w:rPr>
          <w:lang w:val="en-AU"/>
        </w:rPr>
        <w:t xml:space="preserve"> </w:t>
      </w:r>
      <w:r w:rsidR="005C3B0C" w:rsidRPr="00950417">
        <w:rPr>
          <w:i/>
          <w:lang w:val="en-AU"/>
        </w:rPr>
        <w:t>C</w:t>
      </w:r>
      <w:r w:rsidR="005C3B0C">
        <w:rPr>
          <w:lang w:val="en-AU"/>
        </w:rPr>
        <w:t>-glycosylation are likely aromatic elec</w:t>
      </w:r>
      <w:r w:rsidR="005C3B0C" w:rsidRPr="00252D64">
        <w:rPr>
          <w:lang w:val="en-AU"/>
        </w:rPr>
        <w:t>trophilic substitution (S</w:t>
      </w:r>
      <w:r w:rsidR="005C3B0C" w:rsidRPr="00950417">
        <w:rPr>
          <w:vertAlign w:val="subscript"/>
          <w:lang w:val="en-AU"/>
        </w:rPr>
        <w:t>E</w:t>
      </w:r>
      <w:r w:rsidR="005C3B0C" w:rsidRPr="00252D64">
        <w:rPr>
          <w:lang w:val="en-AU"/>
        </w:rPr>
        <w:t>Ar)</w:t>
      </w:r>
      <w:r w:rsidR="005C3B0C">
        <w:rPr>
          <w:lang w:val="en-AU"/>
        </w:rPr>
        <w:t>, yet also require a proton bearing heteroatom to be deprotonated.</w:t>
      </w:r>
      <w:r w:rsidR="00435D81">
        <w:rPr>
          <w:lang w:val="en-AU"/>
        </w:rPr>
        <w:fldChar w:fldCharType="begin" w:fldLock="1"/>
      </w:r>
      <w:r w:rsidR="0067009A">
        <w:rPr>
          <w:lang w:val="en-AU"/>
        </w:rPr>
        <w:instrText>ADDIN CSL_CITATION {"citationItems":[{"id":"ITEM-1","itemData":{"DOI":"10.1039/D0NP00040J","ISSN":"0265-0568","author":[{"dropping-particle":"","family":"Putkaradze","given":"Natalia","non-dropping-particle":"","parse-names":false,"suffix":""},{"dropping-particle":"","family":"Teze","given":"David","non-dropping-particle":"","parse-names":false,"suffix":""},{"dropping-particle":"","family":"Fredslund","given":"Folmer","non-dropping-particle":"","parse-names":false,"suffix":""},{"dropping-particle":"","family":"Welner","given":"Ditte Hededam","non-dropping-particle":"","parse-names":false,"suffix":""}],"container-title":"Natural Product Reports","id":"ITEM-1","issued":{"date-parts":[["2020"]]},"page":"1-12","publisher":"Royal Society of Chemistry","title":"Natural product C-glycosyltransferases – a scarcely characterised enzymatic activity with bioyechnological potential","type":"article-journal","volume":"00"},"uris":["http://www.mendeley.com/documents/?uuid=ca6d54df-c3e2-4050-84a1-82d61418917d"]},{"id":"ITEM-2","itemData":{"author":[{"dropping-particle":"","family":"Tegl","given":"Gregor","non-dropping-particle":"","parse-names":false,"suffix":""},{"dropping-particle":"","family":"Nidetzky","given":"Bernd","non-dropping-particle":"","parse-names":false,"suffix":""}],"container-title":"Biochemical Society Transactions","id":"ITEM-2","issue":"48","issued":{"date-parts":[["2020"]]},"page":"1583-1598","title":"Leloir glycosyltransferases of natural product C-glycosylation : structure, mechanism and specificity","type":"article-journal","volume":"48"},"uris":["http://www.mendeley.com/documents/?uuid=23bf3bda-0a76-4dc6-835e-e0aa7e11ac3d"]}],"mendeley":{"formattedCitation":"&lt;sup&gt;12,13&lt;/sup&gt;","plainTextFormattedCitation":"12,13","previouslyFormattedCitation":"&lt;sup&gt;12,13&lt;/sup&gt;"},"properties":{"noteIndex":0},"schema":"https://github.com/citation-style-language/schema/raw/master/csl-citation.json"}</w:instrText>
      </w:r>
      <w:r w:rsidR="00435D81">
        <w:rPr>
          <w:lang w:val="en-AU"/>
        </w:rPr>
        <w:fldChar w:fldCharType="separate"/>
      </w:r>
      <w:r w:rsidR="0067009A" w:rsidRPr="0067009A">
        <w:rPr>
          <w:noProof/>
          <w:vertAlign w:val="superscript"/>
          <w:lang w:val="en-AU"/>
        </w:rPr>
        <w:t>12,13</w:t>
      </w:r>
      <w:r w:rsidR="00435D81">
        <w:rPr>
          <w:lang w:val="en-AU"/>
        </w:rPr>
        <w:fldChar w:fldCharType="end"/>
      </w:r>
      <w:r w:rsidR="005C3B0C" w:rsidRPr="00252D64">
        <w:rPr>
          <w:lang w:val="en-AU"/>
        </w:rPr>
        <w:t xml:space="preserve"> occurring</w:t>
      </w:r>
      <w:r w:rsidR="005C3B0C">
        <w:rPr>
          <w:lang w:val="en-AU"/>
        </w:rPr>
        <w:t xml:space="preserve"> The most common nucleophilic group is an hydroxyl, yet amino, thiol, or carboxylic groups can also be reactive//ref. </w:t>
      </w:r>
      <w:r w:rsidR="005C3B0C" w:rsidRPr="00B8048D">
        <w:rPr>
          <w:lang w:val="en-AU"/>
        </w:rPr>
        <w:t xml:space="preserve"> </w:t>
      </w:r>
      <w:r w:rsidR="005C3B0C">
        <w:rPr>
          <w:lang w:val="en-AU"/>
        </w:rPr>
        <w:t>This simple rule can be learnt in training by adding generated negative datapoints without these reactive groups. We do so in the following steps:</w:t>
      </w:r>
    </w:p>
    <w:p w14:paraId="7E43A725" w14:textId="77777777" w:rsidR="005C3B0C" w:rsidRDefault="005C3B0C" w:rsidP="005C3B0C">
      <w:pPr>
        <w:pStyle w:val="ListParagraph"/>
        <w:numPr>
          <w:ilvl w:val="6"/>
          <w:numId w:val="11"/>
        </w:numPr>
        <w:rPr>
          <w:lang w:val="en-AU"/>
        </w:rPr>
      </w:pPr>
      <w:r>
        <w:rPr>
          <w:lang w:val="en-AU"/>
        </w:rPr>
        <w:t>Collect all positives, which are acceptors from our curated experimental data that are reactive for at least one GT1 enzyme.</w:t>
      </w:r>
    </w:p>
    <w:p w14:paraId="0470318D" w14:textId="77777777" w:rsidR="005C3B0C" w:rsidRDefault="005C3B0C" w:rsidP="005C3B0C">
      <w:pPr>
        <w:pStyle w:val="ListParagraph"/>
        <w:numPr>
          <w:ilvl w:val="6"/>
          <w:numId w:val="11"/>
        </w:numPr>
        <w:rPr>
          <w:lang w:val="en-AU"/>
        </w:rPr>
      </w:pPr>
      <w:r>
        <w:rPr>
          <w:lang w:val="en-AU"/>
        </w:rPr>
        <w:t>Discard acceptors with R-NH, R-NH2, or R-NH-R’.</w:t>
      </w:r>
    </w:p>
    <w:p w14:paraId="5F29B27B" w14:textId="77777777" w:rsidR="005C3B0C" w:rsidRDefault="005C3B0C" w:rsidP="005C3B0C">
      <w:pPr>
        <w:pStyle w:val="ListParagraph"/>
        <w:numPr>
          <w:ilvl w:val="6"/>
          <w:numId w:val="11"/>
        </w:numPr>
        <w:rPr>
          <w:lang w:val="en-AU"/>
        </w:rPr>
      </w:pPr>
      <w:r>
        <w:rPr>
          <w:lang w:val="en-AU"/>
        </w:rPr>
        <w:t>Replace any carboxyl (COOH) with COOMe.</w:t>
      </w:r>
    </w:p>
    <w:p w14:paraId="5DB104BB" w14:textId="77777777" w:rsidR="005C3B0C" w:rsidRDefault="005C3B0C" w:rsidP="005C3B0C">
      <w:pPr>
        <w:pStyle w:val="ListParagraph"/>
        <w:numPr>
          <w:ilvl w:val="6"/>
          <w:numId w:val="11"/>
        </w:numPr>
        <w:rPr>
          <w:lang w:val="en-AU"/>
        </w:rPr>
      </w:pPr>
      <w:r>
        <w:rPr>
          <w:lang w:val="en-AU"/>
        </w:rPr>
        <w:t>Discard any acceptor without a hydroxyl group.</w:t>
      </w:r>
    </w:p>
    <w:p w14:paraId="6B0F50EC" w14:textId="77777777" w:rsidR="005C3B0C" w:rsidRDefault="005C3B0C" w:rsidP="005C3B0C">
      <w:pPr>
        <w:pStyle w:val="ListParagraph"/>
        <w:numPr>
          <w:ilvl w:val="6"/>
          <w:numId w:val="11"/>
        </w:numPr>
        <w:rPr>
          <w:lang w:val="en-AU"/>
        </w:rPr>
      </w:pPr>
      <w:r>
        <w:rPr>
          <w:lang w:val="en-AU"/>
        </w:rPr>
        <w:lastRenderedPageBreak/>
        <w:t>Remove (replace with H) any hydroxyl group or thiol group. Since these molecules contains no nitrogen, thiol, carboxyl or hydroxyl they will not be reactive with any GT1 enzyme, so we refer to them as negatives.</w:t>
      </w:r>
    </w:p>
    <w:p w14:paraId="45A06984" w14:textId="77777777" w:rsidR="005C3B0C" w:rsidRDefault="005C3B0C" w:rsidP="005C3B0C">
      <w:pPr>
        <w:pStyle w:val="ListParagraph"/>
        <w:numPr>
          <w:ilvl w:val="6"/>
          <w:numId w:val="11"/>
        </w:numPr>
        <w:rPr>
          <w:lang w:val="en-AU"/>
        </w:rPr>
      </w:pPr>
      <w:r>
        <w:rPr>
          <w:lang w:val="en-AU"/>
        </w:rPr>
        <w:t>Make a copy of each of these negatives with either a flour, chlorine, OMe, or OAc substitution at a site where a hydroxyl or thiol group had been present in the positives. Only a single randomly selected site gets a substitution, which means exactly five negatives will be generated for each given positive (a version with H, Fl, Cl, OMe, and OAc).</w:t>
      </w:r>
    </w:p>
    <w:p w14:paraId="35FCC97E" w14:textId="77777777" w:rsidR="005C3B0C" w:rsidRPr="003601B5" w:rsidRDefault="005C3B0C" w:rsidP="005C3B0C">
      <w:pPr>
        <w:pStyle w:val="ListParagraph"/>
        <w:numPr>
          <w:ilvl w:val="6"/>
          <w:numId w:val="11"/>
        </w:numPr>
        <w:rPr>
          <w:lang w:val="en-AU"/>
        </w:rPr>
      </w:pPr>
      <w:r>
        <w:rPr>
          <w:lang w:val="en-AU"/>
        </w:rPr>
        <w:t>Generate SMILES for each of the negatives.</w:t>
      </w:r>
    </w:p>
    <w:p w14:paraId="3DCAA6C3" w14:textId="77777777" w:rsidR="005C3B0C" w:rsidRDefault="005C3B0C" w:rsidP="005C3B0C">
      <w:pPr>
        <w:pStyle w:val="ListParagraph"/>
        <w:numPr>
          <w:ilvl w:val="6"/>
          <w:numId w:val="11"/>
        </w:numPr>
        <w:rPr>
          <w:lang w:val="en-AU"/>
        </w:rPr>
      </w:pPr>
      <w:r>
        <w:rPr>
          <w:lang w:val="en-AU"/>
        </w:rPr>
        <w:t>Convert generated SMILES to CIDs using webchem.</w:t>
      </w:r>
    </w:p>
    <w:p w14:paraId="3E0991ED" w14:textId="77777777" w:rsidR="005C3B0C" w:rsidRDefault="005C3B0C" w:rsidP="005C3B0C">
      <w:pPr>
        <w:pStyle w:val="ListParagraph"/>
        <w:numPr>
          <w:ilvl w:val="6"/>
          <w:numId w:val="11"/>
        </w:numPr>
        <w:rPr>
          <w:lang w:val="en-AU"/>
        </w:rPr>
      </w:pPr>
      <w:r>
        <w:rPr>
          <w:lang w:val="en-AU"/>
        </w:rPr>
        <w:t>Convert the SMILES listed on pubchem to canonical SMILES.</w:t>
      </w:r>
    </w:p>
    <w:p w14:paraId="34BCFAB7" w14:textId="72B624BA" w:rsidR="005C3B0C" w:rsidRDefault="005C3B0C" w:rsidP="00285DF1">
      <w:pPr>
        <w:pStyle w:val="ListParagraph"/>
        <w:numPr>
          <w:ilvl w:val="6"/>
          <w:numId w:val="11"/>
        </w:numPr>
        <w:rPr>
          <w:lang w:val="en-AU"/>
        </w:rPr>
      </w:pPr>
      <w:r w:rsidRPr="00C41378">
        <w:rPr>
          <w:lang w:val="en-AU"/>
        </w:rPr>
        <w:t>Check that the SMILES from pubchem and the generated ones match.</w:t>
      </w:r>
    </w:p>
    <w:p w14:paraId="62A17040" w14:textId="727936F5" w:rsidR="00166924" w:rsidRDefault="001640F6" w:rsidP="00C41378">
      <w:pPr>
        <w:rPr>
          <w:lang w:val="en-AU"/>
        </w:rPr>
      </w:pPr>
      <w:r>
        <w:rPr>
          <w:noProof/>
        </w:rPr>
        <w:lastRenderedPageBreak/>
        <w:drawing>
          <wp:inline distT="0" distB="0" distL="0" distR="0" wp14:anchorId="2F3E3EBB" wp14:editId="6A6B9708">
            <wp:extent cx="4913062" cy="6758609"/>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20706___ML1.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3612" cy="6759365"/>
                    </a:xfrm>
                    <a:prstGeom prst="rect">
                      <a:avLst/>
                    </a:prstGeom>
                  </pic:spPr>
                </pic:pic>
              </a:graphicData>
            </a:graphic>
          </wp:inline>
        </w:drawing>
      </w:r>
    </w:p>
    <w:p w14:paraId="5FB73963" w14:textId="0FE754E9" w:rsidR="001640F6" w:rsidRPr="00C41378" w:rsidRDefault="001640F6" w:rsidP="00C41378">
      <w:pPr>
        <w:rPr>
          <w:lang w:val="en-AU"/>
        </w:rPr>
      </w:pPr>
      <w:r w:rsidRPr="00C76CF5">
        <w:rPr>
          <w:b/>
          <w:lang w:val="fr-FR"/>
        </w:rPr>
        <w:t xml:space="preserve">Figure 1. GT1 enzymes acceptor scope. </w:t>
      </w:r>
      <w:r>
        <w:rPr>
          <w:lang w:val="en-AU"/>
        </w:rPr>
        <w:t xml:space="preserve">A) GT1 mechanism, illustrated for the </w:t>
      </w:r>
      <w:r w:rsidRPr="003F0FEC">
        <w:rPr>
          <w:i/>
          <w:lang w:val="en-AU"/>
        </w:rPr>
        <w:t>O</w:t>
      </w:r>
      <w:r>
        <w:rPr>
          <w:lang w:val="en-AU"/>
        </w:rPr>
        <w:t>-glycosylation of the polyphenol genistein (grey)</w:t>
      </w:r>
      <w:r w:rsidR="00FE630D">
        <w:rPr>
          <w:lang w:val="en-AU"/>
        </w:rPr>
        <w:t>. Residues numbering according to PtUGT1. B) Various acceptors from the acceptor screen. Reactive groups are shown in red. C) Examples of unreactive acceptors derived from 3,4 dichloroaniline or 3,4 dichlorothiophenol. The replaced group is shown in red.</w:t>
      </w:r>
      <w:r>
        <w:rPr>
          <w:lang w:val="en-AU"/>
        </w:rPr>
        <w:t xml:space="preserve">  </w:t>
      </w:r>
    </w:p>
    <w:p w14:paraId="5773224B" w14:textId="79463CF5" w:rsidR="00C41378" w:rsidRDefault="00C41378" w:rsidP="005C3B0C">
      <w:pPr>
        <w:rPr>
          <w:lang w:val="en-AU"/>
        </w:rPr>
      </w:pPr>
    </w:p>
    <w:p w14:paraId="5E68B2B7" w14:textId="77777777" w:rsidR="00C41378" w:rsidRPr="00C41378" w:rsidRDefault="00C41378" w:rsidP="00C41378">
      <w:pPr>
        <w:rPr>
          <w:iCs/>
        </w:rPr>
      </w:pPr>
      <w:bookmarkStart w:id="100" w:name="_Ref106720052"/>
      <w:r w:rsidRPr="00C41378">
        <w:rPr>
          <w:iCs/>
        </w:rPr>
        <w:lastRenderedPageBreak/>
        <w:t xml:space="preserve">Table </w:t>
      </w:r>
      <w:r w:rsidRPr="00C41378">
        <w:rPr>
          <w:iCs/>
        </w:rPr>
        <w:fldChar w:fldCharType="begin"/>
      </w:r>
      <w:r w:rsidRPr="00C41378">
        <w:rPr>
          <w:iCs/>
        </w:rPr>
        <w:instrText xml:space="preserve"> SEQ Table \* ARABIC </w:instrText>
      </w:r>
      <w:r w:rsidRPr="00C41378">
        <w:rPr>
          <w:iCs/>
        </w:rPr>
        <w:fldChar w:fldCharType="separate"/>
      </w:r>
      <w:r w:rsidRPr="00C41378">
        <w:rPr>
          <w:iCs/>
        </w:rPr>
        <w:t>1</w:t>
      </w:r>
      <w:r w:rsidRPr="00C41378">
        <w:rPr>
          <w:lang w:val="en-AU"/>
        </w:rPr>
        <w:fldChar w:fldCharType="end"/>
      </w:r>
      <w:bookmarkEnd w:id="100"/>
      <w:r w:rsidRPr="00C41378">
        <w:rPr>
          <w:iCs/>
        </w:rPr>
        <w:t xml:space="preserve"> Reactivity data. Reactivity data curated from Boolean sources and converted from rate datapoints. *Public rate data was not converted to Booleans with the outlier detection approach. Instead, all 62 datapoints were assumed to be reactive observations.</w:t>
      </w:r>
    </w:p>
    <w:tbl>
      <w:tblPr>
        <w:tblStyle w:val="TableGrid"/>
        <w:tblW w:w="0" w:type="auto"/>
        <w:tblLook w:val="04A0" w:firstRow="1" w:lastRow="0" w:firstColumn="1" w:lastColumn="0" w:noHBand="0" w:noVBand="1"/>
        <w:tblCaption w:val="Reactivity data"/>
        <w:tblDescription w:val="Number of reactive, unreactive and inconclusive datapoints for enzyme-acceptor pairs."/>
      </w:tblPr>
      <w:tblGrid>
        <w:gridCol w:w="1239"/>
        <w:gridCol w:w="1447"/>
        <w:gridCol w:w="1529"/>
        <w:gridCol w:w="1273"/>
      </w:tblGrid>
      <w:tr w:rsidR="00C41378" w:rsidRPr="00C41378" w14:paraId="4A8E2FD1" w14:textId="77777777" w:rsidTr="00285DF1">
        <w:tc>
          <w:tcPr>
            <w:tcW w:w="1239" w:type="dxa"/>
          </w:tcPr>
          <w:p w14:paraId="719D0752" w14:textId="77777777" w:rsidR="00C41378" w:rsidRPr="00C41378" w:rsidRDefault="00C41378" w:rsidP="00C41378">
            <w:r w:rsidRPr="00C41378">
              <w:t>Raw type</w:t>
            </w:r>
          </w:p>
        </w:tc>
        <w:tc>
          <w:tcPr>
            <w:tcW w:w="1447" w:type="dxa"/>
          </w:tcPr>
          <w:p w14:paraId="302EC3C2" w14:textId="77777777" w:rsidR="00C41378" w:rsidRPr="00C41378" w:rsidRDefault="00C41378" w:rsidP="00C41378">
            <w:r w:rsidRPr="00C41378">
              <w:t>Source</w:t>
            </w:r>
          </w:p>
        </w:tc>
        <w:tc>
          <w:tcPr>
            <w:tcW w:w="1529" w:type="dxa"/>
          </w:tcPr>
          <w:p w14:paraId="0D18C3C5" w14:textId="77777777" w:rsidR="00C41378" w:rsidRPr="00C41378" w:rsidRDefault="00C41378" w:rsidP="00C41378">
            <w:r w:rsidRPr="00C41378">
              <w:t>Reactive</w:t>
            </w:r>
          </w:p>
        </w:tc>
        <w:tc>
          <w:tcPr>
            <w:tcW w:w="1273" w:type="dxa"/>
          </w:tcPr>
          <w:p w14:paraId="0A1B0B53" w14:textId="77777777" w:rsidR="00C41378" w:rsidRPr="00C41378" w:rsidRDefault="00C41378" w:rsidP="00C41378">
            <w:r w:rsidRPr="00C41378">
              <w:t>Count</w:t>
            </w:r>
          </w:p>
        </w:tc>
      </w:tr>
      <w:tr w:rsidR="00C41378" w:rsidRPr="00C41378" w14:paraId="751C3F96" w14:textId="77777777" w:rsidTr="00285DF1">
        <w:tc>
          <w:tcPr>
            <w:tcW w:w="1239" w:type="dxa"/>
          </w:tcPr>
          <w:p w14:paraId="4BCD3566" w14:textId="77777777" w:rsidR="00C41378" w:rsidRPr="00C41378" w:rsidRDefault="00C41378" w:rsidP="00C41378">
            <w:r w:rsidRPr="00C41378">
              <w:t>bool</w:t>
            </w:r>
          </w:p>
        </w:tc>
        <w:tc>
          <w:tcPr>
            <w:tcW w:w="1447" w:type="dxa"/>
          </w:tcPr>
          <w:p w14:paraId="1A86670B" w14:textId="77777777" w:rsidR="00C41378" w:rsidRPr="00C41378" w:rsidRDefault="00C41378" w:rsidP="00C41378">
            <w:r w:rsidRPr="00C41378">
              <w:t>GT-Predict</w:t>
            </w:r>
          </w:p>
        </w:tc>
        <w:tc>
          <w:tcPr>
            <w:tcW w:w="1529" w:type="dxa"/>
          </w:tcPr>
          <w:p w14:paraId="312BD46F" w14:textId="77777777" w:rsidR="00C41378" w:rsidRPr="00C41378" w:rsidRDefault="00C41378" w:rsidP="00C41378">
            <w:r w:rsidRPr="00C41378">
              <w:t>no</w:t>
            </w:r>
          </w:p>
        </w:tc>
        <w:tc>
          <w:tcPr>
            <w:tcW w:w="1273" w:type="dxa"/>
          </w:tcPr>
          <w:p w14:paraId="79816C14" w14:textId="77777777" w:rsidR="00C41378" w:rsidRPr="00C41378" w:rsidRDefault="00C41378" w:rsidP="00C41378">
            <w:r w:rsidRPr="00C41378">
              <w:t>2235</w:t>
            </w:r>
          </w:p>
        </w:tc>
      </w:tr>
      <w:tr w:rsidR="00C41378" w:rsidRPr="00C41378" w14:paraId="064181E6" w14:textId="77777777" w:rsidTr="00285DF1">
        <w:tc>
          <w:tcPr>
            <w:tcW w:w="1239" w:type="dxa"/>
          </w:tcPr>
          <w:p w14:paraId="57C0554D" w14:textId="77777777" w:rsidR="00C41378" w:rsidRPr="00C41378" w:rsidRDefault="00C41378" w:rsidP="00C41378">
            <w:r w:rsidRPr="00C41378">
              <w:t>bool</w:t>
            </w:r>
          </w:p>
        </w:tc>
        <w:tc>
          <w:tcPr>
            <w:tcW w:w="1447" w:type="dxa"/>
          </w:tcPr>
          <w:p w14:paraId="089555E6" w14:textId="77777777" w:rsidR="00C41378" w:rsidRPr="00C41378" w:rsidRDefault="00C41378" w:rsidP="00C41378">
            <w:r w:rsidRPr="00C41378">
              <w:t>GT-Predict</w:t>
            </w:r>
          </w:p>
        </w:tc>
        <w:tc>
          <w:tcPr>
            <w:tcW w:w="1529" w:type="dxa"/>
          </w:tcPr>
          <w:p w14:paraId="640D13BF" w14:textId="77777777" w:rsidR="00C41378" w:rsidRPr="00C41378" w:rsidRDefault="00C41378" w:rsidP="00C41378">
            <w:r w:rsidRPr="00C41378">
              <w:t>inconclusive</w:t>
            </w:r>
          </w:p>
        </w:tc>
        <w:tc>
          <w:tcPr>
            <w:tcW w:w="1273" w:type="dxa"/>
          </w:tcPr>
          <w:p w14:paraId="64BB7341" w14:textId="77777777" w:rsidR="00C41378" w:rsidRPr="00C41378" w:rsidRDefault="00C41378" w:rsidP="00C41378">
            <w:r w:rsidRPr="00C41378">
              <w:t>164</w:t>
            </w:r>
          </w:p>
        </w:tc>
      </w:tr>
      <w:tr w:rsidR="00C41378" w:rsidRPr="00C41378" w14:paraId="150A1504" w14:textId="77777777" w:rsidTr="00285DF1">
        <w:tc>
          <w:tcPr>
            <w:tcW w:w="1239" w:type="dxa"/>
          </w:tcPr>
          <w:p w14:paraId="1A20FCA5" w14:textId="77777777" w:rsidR="00C41378" w:rsidRPr="00C41378" w:rsidRDefault="00C41378" w:rsidP="00C41378">
            <w:r w:rsidRPr="00C41378">
              <w:t>bool</w:t>
            </w:r>
          </w:p>
        </w:tc>
        <w:tc>
          <w:tcPr>
            <w:tcW w:w="1447" w:type="dxa"/>
          </w:tcPr>
          <w:p w14:paraId="7E89003B" w14:textId="77777777" w:rsidR="00C41378" w:rsidRPr="00C41378" w:rsidRDefault="00C41378" w:rsidP="00C41378">
            <w:r w:rsidRPr="00C41378">
              <w:t>GT-Predict</w:t>
            </w:r>
          </w:p>
        </w:tc>
        <w:tc>
          <w:tcPr>
            <w:tcW w:w="1529" w:type="dxa"/>
          </w:tcPr>
          <w:p w14:paraId="68DAE3C6" w14:textId="77777777" w:rsidR="00C41378" w:rsidRPr="00C41378" w:rsidRDefault="00C41378" w:rsidP="00C41378">
            <w:r w:rsidRPr="00C41378">
              <w:t>yes</w:t>
            </w:r>
          </w:p>
        </w:tc>
        <w:tc>
          <w:tcPr>
            <w:tcW w:w="1273" w:type="dxa"/>
          </w:tcPr>
          <w:p w14:paraId="30610503" w14:textId="77777777" w:rsidR="00C41378" w:rsidRPr="00C41378" w:rsidRDefault="00C41378" w:rsidP="00C41378">
            <w:r w:rsidRPr="00C41378">
              <w:t>653</w:t>
            </w:r>
          </w:p>
        </w:tc>
      </w:tr>
      <w:tr w:rsidR="00C41378" w:rsidRPr="00C41378" w14:paraId="63EF5879" w14:textId="77777777" w:rsidTr="00285DF1">
        <w:tc>
          <w:tcPr>
            <w:tcW w:w="1239" w:type="dxa"/>
          </w:tcPr>
          <w:p w14:paraId="3ED4F486" w14:textId="77777777" w:rsidR="00C41378" w:rsidRPr="00C41378" w:rsidRDefault="00C41378" w:rsidP="00C41378">
            <w:r w:rsidRPr="00C41378">
              <w:t>rate</w:t>
            </w:r>
          </w:p>
        </w:tc>
        <w:tc>
          <w:tcPr>
            <w:tcW w:w="1447" w:type="dxa"/>
          </w:tcPr>
          <w:p w14:paraId="0AB589C1" w14:textId="77777777" w:rsidR="00C41378" w:rsidRPr="00C41378" w:rsidRDefault="00C41378" w:rsidP="00C41378">
            <w:r w:rsidRPr="00C41378">
              <w:t>HTS_UGT</w:t>
            </w:r>
          </w:p>
        </w:tc>
        <w:tc>
          <w:tcPr>
            <w:tcW w:w="1529" w:type="dxa"/>
          </w:tcPr>
          <w:p w14:paraId="7172791E" w14:textId="77777777" w:rsidR="00C41378" w:rsidRPr="00C41378" w:rsidRDefault="00C41378" w:rsidP="00C41378">
            <w:r w:rsidRPr="00C41378">
              <w:t>no</w:t>
            </w:r>
          </w:p>
        </w:tc>
        <w:tc>
          <w:tcPr>
            <w:tcW w:w="1273" w:type="dxa"/>
          </w:tcPr>
          <w:p w14:paraId="4F9D6317" w14:textId="77777777" w:rsidR="00C41378" w:rsidRPr="00C41378" w:rsidRDefault="00C41378" w:rsidP="00C41378">
            <w:r w:rsidRPr="00C41378">
              <w:t>485</w:t>
            </w:r>
          </w:p>
        </w:tc>
      </w:tr>
      <w:tr w:rsidR="00C41378" w:rsidRPr="00C41378" w14:paraId="34EA859D" w14:textId="77777777" w:rsidTr="00285DF1">
        <w:tc>
          <w:tcPr>
            <w:tcW w:w="1239" w:type="dxa"/>
          </w:tcPr>
          <w:p w14:paraId="7022021B" w14:textId="77777777" w:rsidR="00C41378" w:rsidRPr="00C41378" w:rsidRDefault="00C41378" w:rsidP="00C41378">
            <w:r w:rsidRPr="00C41378">
              <w:t>rate</w:t>
            </w:r>
          </w:p>
        </w:tc>
        <w:tc>
          <w:tcPr>
            <w:tcW w:w="1447" w:type="dxa"/>
          </w:tcPr>
          <w:p w14:paraId="63B7B214" w14:textId="77777777" w:rsidR="00C41378" w:rsidRPr="00C41378" w:rsidRDefault="00C41378" w:rsidP="00C41378">
            <w:r w:rsidRPr="00C41378">
              <w:t>HTS_UGT</w:t>
            </w:r>
          </w:p>
        </w:tc>
        <w:tc>
          <w:tcPr>
            <w:tcW w:w="1529" w:type="dxa"/>
          </w:tcPr>
          <w:p w14:paraId="1937953D" w14:textId="77777777" w:rsidR="00C41378" w:rsidRPr="00C41378" w:rsidRDefault="00C41378" w:rsidP="00C41378">
            <w:r w:rsidRPr="00C41378">
              <w:t>inconclusive</w:t>
            </w:r>
          </w:p>
        </w:tc>
        <w:tc>
          <w:tcPr>
            <w:tcW w:w="1273" w:type="dxa"/>
          </w:tcPr>
          <w:p w14:paraId="04651530" w14:textId="77777777" w:rsidR="00C41378" w:rsidRPr="00C41378" w:rsidRDefault="00C41378" w:rsidP="00C41378">
            <w:r w:rsidRPr="00C41378">
              <w:t>18</w:t>
            </w:r>
          </w:p>
        </w:tc>
      </w:tr>
      <w:tr w:rsidR="00C41378" w:rsidRPr="00C41378" w14:paraId="6244BB03" w14:textId="77777777" w:rsidTr="00285DF1">
        <w:tc>
          <w:tcPr>
            <w:tcW w:w="1239" w:type="dxa"/>
          </w:tcPr>
          <w:p w14:paraId="2414B433" w14:textId="77777777" w:rsidR="00C41378" w:rsidRPr="00C41378" w:rsidRDefault="00C41378" w:rsidP="00C41378">
            <w:r w:rsidRPr="00C41378">
              <w:t>rate</w:t>
            </w:r>
          </w:p>
        </w:tc>
        <w:tc>
          <w:tcPr>
            <w:tcW w:w="1447" w:type="dxa"/>
          </w:tcPr>
          <w:p w14:paraId="4951CC0A" w14:textId="77777777" w:rsidR="00C41378" w:rsidRPr="00C41378" w:rsidRDefault="00C41378" w:rsidP="00C41378">
            <w:r w:rsidRPr="00C41378">
              <w:t>HTS_UGT</w:t>
            </w:r>
          </w:p>
        </w:tc>
        <w:tc>
          <w:tcPr>
            <w:tcW w:w="1529" w:type="dxa"/>
          </w:tcPr>
          <w:p w14:paraId="620D685C" w14:textId="77777777" w:rsidR="00C41378" w:rsidRPr="00C41378" w:rsidRDefault="00C41378" w:rsidP="00C41378">
            <w:r w:rsidRPr="00C41378">
              <w:t>yes</w:t>
            </w:r>
          </w:p>
        </w:tc>
        <w:tc>
          <w:tcPr>
            <w:tcW w:w="1273" w:type="dxa"/>
          </w:tcPr>
          <w:p w14:paraId="37696B43" w14:textId="77777777" w:rsidR="00C41378" w:rsidRPr="00C41378" w:rsidRDefault="00C41378" w:rsidP="00C41378">
            <w:r w:rsidRPr="00C41378">
              <w:t>55</w:t>
            </w:r>
          </w:p>
        </w:tc>
      </w:tr>
      <w:tr w:rsidR="00C41378" w:rsidRPr="00C41378" w14:paraId="5D866A16" w14:textId="77777777" w:rsidTr="00285DF1">
        <w:tc>
          <w:tcPr>
            <w:tcW w:w="1239" w:type="dxa"/>
          </w:tcPr>
          <w:p w14:paraId="01C73B7C" w14:textId="77777777" w:rsidR="00C41378" w:rsidRPr="00C41378" w:rsidRDefault="00C41378" w:rsidP="00C41378">
            <w:r w:rsidRPr="00C41378">
              <w:t>rate</w:t>
            </w:r>
          </w:p>
        </w:tc>
        <w:tc>
          <w:tcPr>
            <w:tcW w:w="1447" w:type="dxa"/>
          </w:tcPr>
          <w:p w14:paraId="5341ABE8" w14:textId="77777777" w:rsidR="00C41378" w:rsidRPr="00C41378" w:rsidRDefault="00C41378" w:rsidP="00C41378">
            <w:commentRangeStart w:id="101"/>
            <w:r w:rsidRPr="00C41378">
              <w:t>pTMH</w:t>
            </w:r>
            <w:commentRangeEnd w:id="101"/>
            <w:r w:rsidR="003F0FEC">
              <w:rPr>
                <w:rStyle w:val="CommentReference"/>
                <w:rFonts w:eastAsia="Times New Roman" w:cs="Times New Roman"/>
              </w:rPr>
              <w:commentReference w:id="101"/>
            </w:r>
          </w:p>
        </w:tc>
        <w:tc>
          <w:tcPr>
            <w:tcW w:w="1529" w:type="dxa"/>
          </w:tcPr>
          <w:p w14:paraId="196CD567" w14:textId="77777777" w:rsidR="00C41378" w:rsidRPr="00C41378" w:rsidRDefault="00C41378" w:rsidP="00C41378">
            <w:r w:rsidRPr="00C41378">
              <w:t>no</w:t>
            </w:r>
          </w:p>
        </w:tc>
        <w:tc>
          <w:tcPr>
            <w:tcW w:w="1273" w:type="dxa"/>
          </w:tcPr>
          <w:p w14:paraId="7F438D08" w14:textId="77777777" w:rsidR="00C41378" w:rsidRPr="00C41378" w:rsidRDefault="00C41378" w:rsidP="00C41378">
            <w:r w:rsidRPr="00C41378">
              <w:t>435</w:t>
            </w:r>
          </w:p>
        </w:tc>
      </w:tr>
      <w:tr w:rsidR="00C41378" w:rsidRPr="00C41378" w14:paraId="1E718C74" w14:textId="77777777" w:rsidTr="00285DF1">
        <w:tc>
          <w:tcPr>
            <w:tcW w:w="1239" w:type="dxa"/>
          </w:tcPr>
          <w:p w14:paraId="08A0A357" w14:textId="77777777" w:rsidR="00C41378" w:rsidRPr="00C41378" w:rsidRDefault="00C41378" w:rsidP="00C41378">
            <w:r w:rsidRPr="00C41378">
              <w:t>rate</w:t>
            </w:r>
          </w:p>
        </w:tc>
        <w:tc>
          <w:tcPr>
            <w:tcW w:w="1447" w:type="dxa"/>
          </w:tcPr>
          <w:p w14:paraId="15A6EFD0" w14:textId="77777777" w:rsidR="00C41378" w:rsidRPr="00C41378" w:rsidRDefault="00C41378" w:rsidP="00C41378">
            <w:r w:rsidRPr="00C41378">
              <w:t>pTMH</w:t>
            </w:r>
          </w:p>
        </w:tc>
        <w:tc>
          <w:tcPr>
            <w:tcW w:w="1529" w:type="dxa"/>
          </w:tcPr>
          <w:p w14:paraId="404AC2AC" w14:textId="77777777" w:rsidR="00C41378" w:rsidRPr="00C41378" w:rsidRDefault="00C41378" w:rsidP="00C41378">
            <w:r w:rsidRPr="00C41378">
              <w:t>inconclusive</w:t>
            </w:r>
          </w:p>
        </w:tc>
        <w:tc>
          <w:tcPr>
            <w:tcW w:w="1273" w:type="dxa"/>
          </w:tcPr>
          <w:p w14:paraId="0F1B1E99" w14:textId="77777777" w:rsidR="00C41378" w:rsidRPr="00C41378" w:rsidRDefault="00C41378" w:rsidP="00C41378">
            <w:r w:rsidRPr="00C41378">
              <w:t>12</w:t>
            </w:r>
          </w:p>
        </w:tc>
      </w:tr>
      <w:tr w:rsidR="00C41378" w:rsidRPr="00C41378" w14:paraId="6399D327" w14:textId="77777777" w:rsidTr="00285DF1">
        <w:tc>
          <w:tcPr>
            <w:tcW w:w="1239" w:type="dxa"/>
          </w:tcPr>
          <w:p w14:paraId="052612D0" w14:textId="77777777" w:rsidR="00C41378" w:rsidRPr="00C41378" w:rsidRDefault="00C41378" w:rsidP="00C41378">
            <w:r w:rsidRPr="00C41378">
              <w:t>rate</w:t>
            </w:r>
          </w:p>
        </w:tc>
        <w:tc>
          <w:tcPr>
            <w:tcW w:w="1447" w:type="dxa"/>
          </w:tcPr>
          <w:p w14:paraId="20AC72C8" w14:textId="77777777" w:rsidR="00C41378" w:rsidRPr="00C41378" w:rsidRDefault="00C41378" w:rsidP="00C41378">
            <w:r w:rsidRPr="00C41378">
              <w:t>pTMH</w:t>
            </w:r>
          </w:p>
        </w:tc>
        <w:tc>
          <w:tcPr>
            <w:tcW w:w="1529" w:type="dxa"/>
          </w:tcPr>
          <w:p w14:paraId="12BC257F" w14:textId="77777777" w:rsidR="00C41378" w:rsidRPr="00C41378" w:rsidRDefault="00C41378" w:rsidP="00C41378">
            <w:r w:rsidRPr="00C41378">
              <w:t>yes</w:t>
            </w:r>
          </w:p>
        </w:tc>
        <w:tc>
          <w:tcPr>
            <w:tcW w:w="1273" w:type="dxa"/>
          </w:tcPr>
          <w:p w14:paraId="56F72D83" w14:textId="77777777" w:rsidR="00C41378" w:rsidRPr="00C41378" w:rsidRDefault="00C41378" w:rsidP="00C41378">
            <w:r w:rsidRPr="00C41378">
              <w:t>26</w:t>
            </w:r>
          </w:p>
        </w:tc>
      </w:tr>
      <w:tr w:rsidR="00C41378" w:rsidRPr="00C41378" w14:paraId="0CC2D561" w14:textId="77777777" w:rsidTr="00285DF1">
        <w:tc>
          <w:tcPr>
            <w:tcW w:w="1239" w:type="dxa"/>
          </w:tcPr>
          <w:p w14:paraId="1F4673D5" w14:textId="77777777" w:rsidR="00C41378" w:rsidRPr="00C41378" w:rsidRDefault="00C41378" w:rsidP="00C41378">
            <w:r w:rsidRPr="00C41378">
              <w:t>bool</w:t>
            </w:r>
          </w:p>
        </w:tc>
        <w:tc>
          <w:tcPr>
            <w:tcW w:w="1447" w:type="dxa"/>
          </w:tcPr>
          <w:p w14:paraId="6CD68519" w14:textId="77777777" w:rsidR="00C41378" w:rsidRPr="00C41378" w:rsidRDefault="00C41378" w:rsidP="00C41378">
            <w:r w:rsidRPr="00C41378">
              <w:t>public</w:t>
            </w:r>
          </w:p>
        </w:tc>
        <w:tc>
          <w:tcPr>
            <w:tcW w:w="1529" w:type="dxa"/>
          </w:tcPr>
          <w:p w14:paraId="7CBCFE4C" w14:textId="77777777" w:rsidR="00C41378" w:rsidRPr="00C41378" w:rsidRDefault="00C41378" w:rsidP="00C41378">
            <w:r w:rsidRPr="00C41378">
              <w:t>no</w:t>
            </w:r>
          </w:p>
        </w:tc>
        <w:tc>
          <w:tcPr>
            <w:tcW w:w="1273" w:type="dxa"/>
          </w:tcPr>
          <w:p w14:paraId="7974B14D" w14:textId="77777777" w:rsidR="00C41378" w:rsidRPr="00C41378" w:rsidRDefault="00C41378" w:rsidP="00C41378">
            <w:r w:rsidRPr="00C41378">
              <w:t>36</w:t>
            </w:r>
          </w:p>
        </w:tc>
      </w:tr>
      <w:tr w:rsidR="00C41378" w:rsidRPr="00C41378" w14:paraId="2E62C748" w14:textId="77777777" w:rsidTr="00285DF1">
        <w:tc>
          <w:tcPr>
            <w:tcW w:w="1239" w:type="dxa"/>
          </w:tcPr>
          <w:p w14:paraId="2980AE33" w14:textId="77777777" w:rsidR="00C41378" w:rsidRPr="00C41378" w:rsidRDefault="00C41378" w:rsidP="00C41378">
            <w:r w:rsidRPr="00C41378">
              <w:t>bool</w:t>
            </w:r>
          </w:p>
        </w:tc>
        <w:tc>
          <w:tcPr>
            <w:tcW w:w="1447" w:type="dxa"/>
          </w:tcPr>
          <w:p w14:paraId="48A7AAB3" w14:textId="77777777" w:rsidR="00C41378" w:rsidRPr="00C41378" w:rsidRDefault="00C41378" w:rsidP="00C41378">
            <w:r w:rsidRPr="00C41378">
              <w:t>public</w:t>
            </w:r>
          </w:p>
        </w:tc>
        <w:tc>
          <w:tcPr>
            <w:tcW w:w="1529" w:type="dxa"/>
          </w:tcPr>
          <w:p w14:paraId="634C7C80" w14:textId="77777777" w:rsidR="00C41378" w:rsidRPr="00C41378" w:rsidRDefault="00C41378" w:rsidP="00C41378">
            <w:r w:rsidRPr="00C41378">
              <w:t>yes</w:t>
            </w:r>
          </w:p>
        </w:tc>
        <w:tc>
          <w:tcPr>
            <w:tcW w:w="1273" w:type="dxa"/>
          </w:tcPr>
          <w:p w14:paraId="085134C9" w14:textId="77777777" w:rsidR="00C41378" w:rsidRPr="00C41378" w:rsidRDefault="00C41378" w:rsidP="00C41378">
            <w:r w:rsidRPr="00C41378">
              <w:t>10</w:t>
            </w:r>
          </w:p>
        </w:tc>
      </w:tr>
      <w:tr w:rsidR="00C41378" w:rsidRPr="00C41378" w14:paraId="6F90B79E" w14:textId="77777777" w:rsidTr="00285DF1">
        <w:tc>
          <w:tcPr>
            <w:tcW w:w="1239" w:type="dxa"/>
          </w:tcPr>
          <w:p w14:paraId="1E83DAD8" w14:textId="77777777" w:rsidR="00C41378" w:rsidRPr="00C41378" w:rsidRDefault="00C41378" w:rsidP="00C41378">
            <w:r w:rsidRPr="00C41378">
              <w:t>rate*</w:t>
            </w:r>
          </w:p>
        </w:tc>
        <w:tc>
          <w:tcPr>
            <w:tcW w:w="1447" w:type="dxa"/>
          </w:tcPr>
          <w:p w14:paraId="436F4119" w14:textId="77777777" w:rsidR="00C41378" w:rsidRPr="00C41378" w:rsidRDefault="00C41378" w:rsidP="00C41378">
            <w:r w:rsidRPr="00C41378">
              <w:t>public</w:t>
            </w:r>
          </w:p>
        </w:tc>
        <w:tc>
          <w:tcPr>
            <w:tcW w:w="1529" w:type="dxa"/>
          </w:tcPr>
          <w:p w14:paraId="1E213181" w14:textId="77777777" w:rsidR="00C41378" w:rsidRPr="00C41378" w:rsidRDefault="00C41378" w:rsidP="00C41378">
            <w:r w:rsidRPr="00C41378">
              <w:t>yes</w:t>
            </w:r>
          </w:p>
        </w:tc>
        <w:tc>
          <w:tcPr>
            <w:tcW w:w="1273" w:type="dxa"/>
          </w:tcPr>
          <w:p w14:paraId="7A74D808" w14:textId="77777777" w:rsidR="00C41378" w:rsidRPr="00C41378" w:rsidRDefault="00C41378" w:rsidP="00C41378">
            <w:r w:rsidRPr="00C41378">
              <w:t>62</w:t>
            </w:r>
          </w:p>
        </w:tc>
      </w:tr>
      <w:tr w:rsidR="00C41378" w:rsidRPr="00C41378" w14:paraId="183E923F" w14:textId="77777777" w:rsidTr="00285DF1">
        <w:tc>
          <w:tcPr>
            <w:tcW w:w="1239" w:type="dxa"/>
          </w:tcPr>
          <w:p w14:paraId="1DE12D66" w14:textId="77777777" w:rsidR="00C41378" w:rsidRPr="00C41378" w:rsidRDefault="00C41378" w:rsidP="00C41378">
            <w:r w:rsidRPr="00C41378">
              <w:t>bool</w:t>
            </w:r>
          </w:p>
        </w:tc>
        <w:tc>
          <w:tcPr>
            <w:tcW w:w="1447" w:type="dxa"/>
          </w:tcPr>
          <w:p w14:paraId="6297656A" w14:textId="77777777" w:rsidR="00C41378" w:rsidRPr="00C41378" w:rsidRDefault="00C41378" w:rsidP="00C41378">
            <w:r w:rsidRPr="00C41378">
              <w:t>negatives</w:t>
            </w:r>
          </w:p>
        </w:tc>
        <w:tc>
          <w:tcPr>
            <w:tcW w:w="1529" w:type="dxa"/>
          </w:tcPr>
          <w:p w14:paraId="651A78A9" w14:textId="77777777" w:rsidR="00C41378" w:rsidRPr="00C41378" w:rsidRDefault="00C41378" w:rsidP="00C41378">
            <w:r w:rsidRPr="00C41378">
              <w:t>no</w:t>
            </w:r>
          </w:p>
        </w:tc>
        <w:tc>
          <w:tcPr>
            <w:tcW w:w="1273" w:type="dxa"/>
          </w:tcPr>
          <w:p w14:paraId="4393CD7A" w14:textId="77777777" w:rsidR="00C41378" w:rsidRPr="00C41378" w:rsidRDefault="00C41378" w:rsidP="00C41378">
            <w:r w:rsidRPr="00C41378">
              <w:t>15912</w:t>
            </w:r>
          </w:p>
        </w:tc>
      </w:tr>
    </w:tbl>
    <w:p w14:paraId="169D73C6" w14:textId="77777777" w:rsidR="00C41378" w:rsidRPr="005C3B0C" w:rsidRDefault="00C41378" w:rsidP="005C3B0C">
      <w:pPr>
        <w:rPr>
          <w:lang w:val="en-AU"/>
        </w:rPr>
      </w:pPr>
    </w:p>
    <w:p w14:paraId="4F0B87CA" w14:textId="10B85210" w:rsidR="00C04703" w:rsidRDefault="0071321E" w:rsidP="00BF1A31">
      <w:r w:rsidRPr="00C41378">
        <w:rPr>
          <w:b/>
        </w:rPr>
        <w:t xml:space="preserve">GT-Predict </w:t>
      </w:r>
      <w:r w:rsidR="003D4FE7" w:rsidRPr="00C41378">
        <w:rPr>
          <w:b/>
        </w:rPr>
        <w:t>assessment</w:t>
      </w:r>
      <w:r w:rsidR="00C41378" w:rsidRPr="00C41378">
        <w:rPr>
          <w:b/>
        </w:rPr>
        <w:t xml:space="preserve">. </w:t>
      </w:r>
      <w:r w:rsidR="006745FF" w:rsidRPr="00EF5B33">
        <w:t>GT-Predict was tested on in-house data</w:t>
      </w:r>
      <w:r w:rsidR="00986351">
        <w:t xml:space="preserve"> (see </w:t>
      </w:r>
      <w:hyperlink w:anchor="_Experimental_data" w:history="1">
        <w:r w:rsidR="00986351" w:rsidRPr="00986351">
          <w:rPr>
            <w:rStyle w:val="Hyperlink"/>
          </w:rPr>
          <w:t>Experimental data</w:t>
        </w:r>
      </w:hyperlink>
      <w:r w:rsidR="00986351">
        <w:t>)</w:t>
      </w:r>
      <w:r w:rsidR="006745FF" w:rsidRPr="00EF5B33">
        <w:t xml:space="preserve"> to validate </w:t>
      </w:r>
      <w:r w:rsidR="00370698" w:rsidRPr="00EF5B33">
        <w:t xml:space="preserve">the feasibility of accurate prediction </w:t>
      </w:r>
      <w:r w:rsidR="00C04169" w:rsidRPr="00EF5B33">
        <w:t xml:space="preserve">on </w:t>
      </w:r>
      <w:r w:rsidR="00CE1B1E">
        <w:t xml:space="preserve">unseen </w:t>
      </w:r>
      <w:r w:rsidR="00C04169" w:rsidRPr="00EF5B33">
        <w:t>data</w:t>
      </w:r>
      <w:r w:rsidR="00C04703">
        <w:t xml:space="preserve"> using simple machine learning methods and</w:t>
      </w:r>
      <w:r w:rsidR="00CE1B1E">
        <w:t xml:space="preserve"> limited by </w:t>
      </w:r>
      <w:r w:rsidR="00CF206E">
        <w:t>the scale of data availability for GT1 reactivity</w:t>
      </w:r>
      <w:r w:rsidR="00C04169" w:rsidRPr="00EF5B33">
        <w:t>.</w:t>
      </w:r>
    </w:p>
    <w:p w14:paraId="6A2BE27A" w14:textId="0B9082C8" w:rsidR="00090136" w:rsidRDefault="00090136" w:rsidP="00BF1A31">
      <w:r>
        <w:t xml:space="preserve">First the enzymes from the dataset HTS_UGT </w:t>
      </w:r>
      <w:r w:rsidR="00A16EB3">
        <w:t xml:space="preserve">(see </w:t>
      </w:r>
      <w:hyperlink w:anchor="_Experimental_data" w:history="1">
        <w:r w:rsidR="00A16EB3" w:rsidRPr="00A16EB3">
          <w:rPr>
            <w:rStyle w:val="Hyperlink"/>
          </w:rPr>
          <w:t>Experimental data</w:t>
        </w:r>
      </w:hyperlink>
      <w:r w:rsidR="00A16EB3">
        <w:t>) was given to</w:t>
      </w:r>
      <w:r w:rsidR="00781B3E">
        <w:t xml:space="preserve"> GT-Predict, which when given enzyme sequences</w:t>
      </w:r>
      <w:r w:rsidR="00064A94">
        <w:t xml:space="preserve"> as input</w:t>
      </w:r>
      <w:r w:rsidR="00781B3E">
        <w:t xml:space="preserve"> </w:t>
      </w:r>
      <w:r w:rsidR="00CB14E3">
        <w:t>finds the nearest neighbor</w:t>
      </w:r>
      <w:r w:rsidR="005A4674">
        <w:t xml:space="preserve"> enzyme by </w:t>
      </w:r>
      <w:r w:rsidR="00287B99">
        <w:t>Smith</w:t>
      </w:r>
      <w:r w:rsidR="006432E1">
        <w:t>-Waterman alignment scor</w:t>
      </w:r>
      <w:r w:rsidR="00064A94">
        <w:t>ing</w:t>
      </w:r>
      <w:r w:rsidR="006432E1">
        <w:t xml:space="preserve"> </w:t>
      </w:r>
      <w:r w:rsidR="00064A94">
        <w:t xml:space="preserve">and </w:t>
      </w:r>
      <w:r w:rsidR="00781B3E">
        <w:t xml:space="preserve">returns </w:t>
      </w:r>
      <w:r w:rsidR="00375DD6">
        <w:t>all Boolean reactivity values from GT-</w:t>
      </w:r>
      <w:r w:rsidR="006D00F3">
        <w:t>Predicts</w:t>
      </w:r>
      <w:r w:rsidR="00FE51BC">
        <w:t xml:space="preserve"> dataset.</w:t>
      </w:r>
      <w:r w:rsidR="00286AA7">
        <w:t xml:space="preserve"> These scores were then filtered for overlap of acceptors measured in HTS_UGT </w:t>
      </w:r>
      <w:r w:rsidR="00EC08B6">
        <w:t xml:space="preserve">and compared (see </w:t>
      </w:r>
      <w:r w:rsidR="004D6EAF">
        <w:fldChar w:fldCharType="begin"/>
      </w:r>
      <w:r w:rsidR="004D6EAF">
        <w:instrText xml:space="preserve"> REF _Ref107239953 \h </w:instrText>
      </w:r>
      <w:r w:rsidR="004D6EAF">
        <w:fldChar w:fldCharType="separate"/>
      </w:r>
      <w:r w:rsidR="004D6EAF">
        <w:t xml:space="preserve">Figure </w:t>
      </w:r>
      <w:r w:rsidR="004D6EAF">
        <w:rPr>
          <w:noProof/>
        </w:rPr>
        <w:t>1</w:t>
      </w:r>
      <w:r w:rsidR="004D6EAF">
        <w:fldChar w:fldCharType="end"/>
      </w:r>
      <w:r w:rsidR="00EC08B6">
        <w:t>).</w:t>
      </w:r>
    </w:p>
    <w:p w14:paraId="6632D4B0" w14:textId="77777777" w:rsidR="00E04C93" w:rsidRDefault="00D549D5" w:rsidP="00E04C93">
      <w:pPr>
        <w:keepNext/>
      </w:pPr>
      <w:r w:rsidRPr="00EF5B33">
        <w:rPr>
          <w:noProof/>
        </w:rPr>
        <w:lastRenderedPageBreak/>
        <w:drawing>
          <wp:inline distT="0" distB="0" distL="0" distR="0" wp14:anchorId="0D253860" wp14:editId="1FC0A03B">
            <wp:extent cx="3422756" cy="3422756"/>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422756" cy="3422756"/>
                    </a:xfrm>
                    <a:prstGeom prst="rect">
                      <a:avLst/>
                    </a:prstGeom>
                  </pic:spPr>
                </pic:pic>
              </a:graphicData>
            </a:graphic>
          </wp:inline>
        </w:drawing>
      </w:r>
    </w:p>
    <w:p w14:paraId="75F85065" w14:textId="341ADA00" w:rsidR="00D549D5" w:rsidRDefault="00E04C93" w:rsidP="00E04C93">
      <w:pPr>
        <w:pStyle w:val="Caption"/>
      </w:pPr>
      <w:bookmarkStart w:id="102" w:name="_Ref107239953"/>
      <w:commentRangeStart w:id="103"/>
      <w:commentRangeStart w:id="104"/>
      <w:r>
        <w:t xml:space="preserve">Figure </w:t>
      </w:r>
      <w:r w:rsidR="00032740">
        <w:t>S2</w:t>
      </w:r>
      <w:bookmarkEnd w:id="102"/>
      <w:commentRangeEnd w:id="103"/>
      <w:r w:rsidR="00AD5DA1">
        <w:rPr>
          <w:rStyle w:val="CommentReference"/>
          <w:iCs w:val="0"/>
          <w:color w:val="auto"/>
        </w:rPr>
        <w:commentReference w:id="103"/>
      </w:r>
      <w:commentRangeEnd w:id="104"/>
      <w:r w:rsidR="007035DF">
        <w:rPr>
          <w:rStyle w:val="CommentReference"/>
          <w:iCs w:val="0"/>
          <w:color w:val="auto"/>
        </w:rPr>
        <w:commentReference w:id="104"/>
      </w:r>
      <w:r>
        <w:t xml:space="preserve"> GT-Predict </w:t>
      </w:r>
      <w:r w:rsidR="0057050E">
        <w:t xml:space="preserve">returns </w:t>
      </w:r>
      <w:r w:rsidR="003B1F2D">
        <w:t>reactivity values consistent with</w:t>
      </w:r>
      <w:r>
        <w:t xml:space="preserve"> </w:t>
      </w:r>
      <w:r w:rsidR="0057050E">
        <w:t>HTS_UGT</w:t>
      </w:r>
      <w:r>
        <w:t xml:space="preserve"> data.</w:t>
      </w:r>
      <w:r w:rsidR="002F255D">
        <w:t xml:space="preserve"> Inset: zoom on y-axis</w:t>
      </w:r>
      <w:r w:rsidR="00A95E33">
        <w:t>.</w:t>
      </w:r>
    </w:p>
    <w:p w14:paraId="14C48772" w14:textId="71429866" w:rsidR="00CF4BF8" w:rsidRDefault="00267E09" w:rsidP="00CF4BF8">
      <w:r>
        <w:t>T</w:t>
      </w:r>
      <w:r w:rsidR="00624444">
        <w:t>he HTS_UGT reactivi</w:t>
      </w:r>
      <w:commentRangeStart w:id="105"/>
      <w:r w:rsidR="00624444">
        <w:t xml:space="preserve">ty rates </w:t>
      </w:r>
      <w:r>
        <w:t>were highly consistent with the corresponding reactivity classifications from GT-Predict (</w:t>
      </w:r>
      <w:r w:rsidR="00CF4BF8">
        <w:t>AUC=</w:t>
      </w:r>
      <w:r w:rsidR="00CF4BF8" w:rsidRPr="00CF4BF8">
        <w:t>0.814</w:t>
      </w:r>
      <w:r w:rsidR="00CF4BF8">
        <w:t xml:space="preserve"> and correlation=</w:t>
      </w:r>
      <w:r w:rsidR="00CF4BF8" w:rsidRPr="00CF4BF8">
        <w:t>0.27</w:t>
      </w:r>
      <w:r w:rsidR="00CF4BF8">
        <w:t>6</w:t>
      </w:r>
      <w:r>
        <w:t>)</w:t>
      </w:r>
      <w:r w:rsidR="008A1DC9">
        <w:t xml:space="preserve"> </w:t>
      </w:r>
      <w:r w:rsidR="007E5153">
        <w:t>demonstrating</w:t>
      </w:r>
      <w:r w:rsidR="008A1DC9">
        <w:t xml:space="preserve"> that sequence similarity in GT1 is a reliable </w:t>
      </w:r>
      <w:r w:rsidR="002743A0">
        <w:t>indicator of similar reactivity preference</w:t>
      </w:r>
      <w:r w:rsidR="00CF4BF8">
        <w:t>.</w:t>
      </w:r>
      <w:commentRangeEnd w:id="105"/>
      <w:r w:rsidR="001F01B9">
        <w:rPr>
          <w:rStyle w:val="CommentReference"/>
        </w:rPr>
        <w:commentReference w:id="105"/>
      </w:r>
    </w:p>
    <w:p w14:paraId="22DD66E0" w14:textId="144DE864" w:rsidR="00142C98" w:rsidRDefault="00142C98" w:rsidP="00CF4BF8"/>
    <w:p w14:paraId="0BD8F0EA" w14:textId="3A22FF4E" w:rsidR="00142C98" w:rsidRDefault="00A66012" w:rsidP="00CF4BF8">
      <w:r>
        <w:rPr>
          <w:b/>
        </w:rPr>
        <w:t>Predictors development.</w:t>
      </w:r>
      <w:r w:rsidR="00142C98" w:rsidRPr="00142C98">
        <w:t xml:space="preserve"> Discussions about the training, choices and internal validation/results. Explanations about biotechnological predictors (sharp start of the ROC curve) versus biological ones (minimizing AUC). One-hot vs Blossum62 encoding. Choice of data excluded for validation / preventing overfitting. Adding negative acceptors for balancing the dataset.</w:t>
      </w:r>
    </w:p>
    <w:p w14:paraId="776CAF59" w14:textId="5D054891" w:rsidR="00AE2B61" w:rsidRDefault="00AE2B61" w:rsidP="00A66012">
      <w:bookmarkStart w:id="106" w:name="_Machine_learning_architecture"/>
      <w:bookmarkEnd w:id="106"/>
      <w:r w:rsidRPr="00A66012">
        <w:rPr>
          <w:b/>
        </w:rPr>
        <w:t>Machine learning architecture</w:t>
      </w:r>
      <w:r w:rsidR="00A66012" w:rsidRPr="00A66012">
        <w:rPr>
          <w:b/>
        </w:rPr>
        <w:t xml:space="preserve">. </w:t>
      </w:r>
      <w:r w:rsidRPr="00EF5B33">
        <w:t>Random Forest Boolean Classifier</w:t>
      </w:r>
      <w:r w:rsidR="00B56AA3">
        <w:t>s</w:t>
      </w:r>
      <w:r w:rsidRPr="00EF5B33">
        <w:t xml:space="preserve"> </w:t>
      </w:r>
      <w:r w:rsidR="00B56AA3">
        <w:t xml:space="preserve">were </w:t>
      </w:r>
      <w:r w:rsidRPr="00EF5B33">
        <w:t>trained</w:t>
      </w:r>
      <w:r w:rsidR="00B56AA3">
        <w:t xml:space="preserve"> and tested</w:t>
      </w:r>
      <w:r w:rsidR="00284901">
        <w:t xml:space="preserve"> since they are </w:t>
      </w:r>
      <w:r w:rsidR="00284901" w:rsidRPr="00EF5B33">
        <w:t>a natural extension to the previous work in GT-Predict</w:t>
      </w:r>
      <w:r w:rsidR="00284901">
        <w:t xml:space="preserve"> and are quickly trained compared alternatives such as neural networks//ref. Random Forest</w:t>
      </w:r>
      <w:r w:rsidRPr="00EF5B33">
        <w:t xml:space="preserve"> prediction score</w:t>
      </w:r>
      <w:r w:rsidR="00B56AA3">
        <w:t>s</w:t>
      </w:r>
      <w:r w:rsidRPr="00EF5B33">
        <w:t xml:space="preserve"> </w:t>
      </w:r>
      <w:r w:rsidR="00B56AA3">
        <w:t xml:space="preserve">are </w:t>
      </w:r>
      <w:r w:rsidRPr="00EF5B33">
        <w:t>average</w:t>
      </w:r>
      <w:r w:rsidR="00B56AA3">
        <w:t>s</w:t>
      </w:r>
      <w:r w:rsidRPr="00EF5B33">
        <w:t xml:space="preserve"> of the decisions from each of multiple separate decision trees (the forest). Each tree is exposed to a different random subset of the input features. All tests were run with 10000 trees.</w:t>
      </w:r>
    </w:p>
    <w:p w14:paraId="6E8F891C" w14:textId="074B4588" w:rsidR="00681492" w:rsidRDefault="006F17C3" w:rsidP="006F17C3">
      <w:r w:rsidRPr="00A66012">
        <w:rPr>
          <w:b/>
        </w:rPr>
        <w:t>Pan-specific prediction</w:t>
      </w:r>
      <w:r w:rsidR="00A66012" w:rsidRPr="00A66012">
        <w:rPr>
          <w:b/>
        </w:rPr>
        <w:t xml:space="preserve">. </w:t>
      </w:r>
      <w:r w:rsidR="00AB4D9E" w:rsidRPr="00EF5B33">
        <w:t xml:space="preserve">A predictor specific to a </w:t>
      </w:r>
      <w:r w:rsidR="001F4918" w:rsidRPr="00EF5B33">
        <w:t xml:space="preserve">fixed set of acceptors and enzymes restricts prediction on unmeasured </w:t>
      </w:r>
      <w:r w:rsidR="008335D1" w:rsidRPr="00EF5B33">
        <w:t xml:space="preserve">candidates. </w:t>
      </w:r>
      <w:r w:rsidR="002F4BA5" w:rsidRPr="00EF5B33">
        <w:t>We</w:t>
      </w:r>
      <w:r w:rsidR="00314CB6" w:rsidRPr="00EF5B33">
        <w:t xml:space="preserve"> aim to build a</w:t>
      </w:r>
      <w:r w:rsidR="00912DFB" w:rsidRPr="00EF5B33">
        <w:t xml:space="preserve"> pan-specific predictor that is able to take any </w:t>
      </w:r>
      <w:r w:rsidR="00B55078" w:rsidRPr="00EF5B33">
        <w:t xml:space="preserve">GT1 </w:t>
      </w:r>
      <w:r w:rsidR="00912DFB" w:rsidRPr="00EF5B33">
        <w:t xml:space="preserve">enzyme </w:t>
      </w:r>
      <w:r w:rsidR="00B55078" w:rsidRPr="00EF5B33">
        <w:t>or potential acceptor as input.</w:t>
      </w:r>
      <w:r w:rsidR="00311FC1" w:rsidRPr="00EF5B33">
        <w:t xml:space="preserve"> </w:t>
      </w:r>
      <w:r w:rsidR="00E0050C" w:rsidRPr="00EF5B33">
        <w:t xml:space="preserve">This is simply achieved by encoding both the acceptors and enzymes as numerical </w:t>
      </w:r>
      <w:r w:rsidR="003A1A9D" w:rsidRPr="00EF5B33">
        <w:t>model inputs (</w:t>
      </w:r>
      <w:r w:rsidR="00E0050C" w:rsidRPr="00EF5B33">
        <w:t>features</w:t>
      </w:r>
      <w:r w:rsidR="003A1A9D" w:rsidRPr="00EF5B33">
        <w:t>)</w:t>
      </w:r>
      <w:r w:rsidR="00E0050C" w:rsidRPr="00EF5B33">
        <w:t xml:space="preserve"> which can </w:t>
      </w:r>
      <w:r w:rsidR="00056709" w:rsidRPr="00EF5B33">
        <w:t xml:space="preserve">differentiate any two </w:t>
      </w:r>
      <w:r w:rsidR="008D01CC" w:rsidRPr="00EF5B33">
        <w:t>acceptors or enzymes that have different reactivities.</w:t>
      </w:r>
      <w:r w:rsidR="00B55078" w:rsidRPr="00EF5B33">
        <w:t xml:space="preserve"> </w:t>
      </w:r>
      <w:r w:rsidR="00C032E3" w:rsidRPr="00EF5B33">
        <w:t xml:space="preserve">The domain of enzymes and acceptors for which it will </w:t>
      </w:r>
      <w:r w:rsidR="007D7F35" w:rsidRPr="00EF5B33">
        <w:t xml:space="preserve">perform adequately will depend on a number of factors, such as the </w:t>
      </w:r>
      <w:r w:rsidR="001E631F" w:rsidRPr="00EF5B33">
        <w:t xml:space="preserve">chemical </w:t>
      </w:r>
      <w:r w:rsidR="00311FC1" w:rsidRPr="00EF5B33">
        <w:t xml:space="preserve">landscape of the acceptors, variation among GT1 subfamilies </w:t>
      </w:r>
      <w:r w:rsidR="007D7F35" w:rsidRPr="00EF5B33">
        <w:t>and the general complexity of the</w:t>
      </w:r>
      <w:r w:rsidR="001E631F" w:rsidRPr="00EF5B33">
        <w:t xml:space="preserve"> chemical reaction</w:t>
      </w:r>
      <w:r w:rsidR="00706B15" w:rsidRPr="00EF5B33">
        <w:t>.</w:t>
      </w:r>
      <w:r w:rsidR="00681492">
        <w:t xml:space="preserve"> </w:t>
      </w:r>
    </w:p>
    <w:p w14:paraId="5DD7E8E0" w14:textId="2E0A26E5" w:rsidR="00E6313F" w:rsidRDefault="008149E3" w:rsidP="008149E3">
      <w:r w:rsidRPr="00A66012">
        <w:rPr>
          <w:b/>
        </w:rPr>
        <w:lastRenderedPageBreak/>
        <w:t>Raw data curation</w:t>
      </w:r>
      <w:r w:rsidR="00A66012" w:rsidRPr="00A66012">
        <w:rPr>
          <w:b/>
        </w:rPr>
        <w:t>.</w:t>
      </w:r>
      <w:r w:rsidR="00A66012">
        <w:t xml:space="preserve"> </w:t>
      </w:r>
      <w:r>
        <w:t>Reactivity data</w:t>
      </w:r>
      <w:r w:rsidR="00A10CF5">
        <w:t xml:space="preserve"> (</w:t>
      </w:r>
      <w:r w:rsidR="00A10CF5">
        <w:fldChar w:fldCharType="begin"/>
      </w:r>
      <w:r w:rsidR="00A10CF5">
        <w:instrText xml:space="preserve"> REF _Ref106720052 \h </w:instrText>
      </w:r>
      <w:r w:rsidR="00A10CF5">
        <w:fldChar w:fldCharType="separate"/>
      </w:r>
      <w:r w:rsidR="00A10CF5">
        <w:t xml:space="preserve">Table </w:t>
      </w:r>
      <w:r w:rsidR="00A10CF5">
        <w:rPr>
          <w:noProof/>
        </w:rPr>
        <w:t>1</w:t>
      </w:r>
      <w:r w:rsidR="00A10CF5">
        <w:fldChar w:fldCharType="end"/>
      </w:r>
      <w:r w:rsidR="00A10CF5">
        <w:t>)</w:t>
      </w:r>
      <w:r>
        <w:t xml:space="preserve"> was curated from</w:t>
      </w:r>
      <w:r w:rsidR="006872BA">
        <w:t xml:space="preserve"> </w:t>
      </w:r>
      <w:commentRangeStart w:id="107"/>
      <w:commentRangeStart w:id="108"/>
      <w:r w:rsidR="006872BA" w:rsidRPr="006872BA">
        <w:rPr>
          <w:color w:val="FF0000"/>
        </w:rPr>
        <w:t>//Publications found by Sebastian</w:t>
      </w:r>
      <w:commentRangeEnd w:id="107"/>
      <w:r w:rsidR="006B4B9A">
        <w:rPr>
          <w:rStyle w:val="CommentReference"/>
        </w:rPr>
        <w:commentReference w:id="107"/>
      </w:r>
      <w:commentRangeEnd w:id="108"/>
      <w:r w:rsidR="001127AB">
        <w:rPr>
          <w:rStyle w:val="CommentReference"/>
        </w:rPr>
        <w:commentReference w:id="108"/>
      </w:r>
      <w:r>
        <w:t xml:space="preserve">, from GT-Predict as well as </w:t>
      </w:r>
      <w:r w:rsidR="00FA40D6">
        <w:t>measured experimentally</w:t>
      </w:r>
      <w:r>
        <w:t xml:space="preserve"> in-house</w:t>
      </w:r>
      <w:r w:rsidR="00C41E57">
        <w:t xml:space="preserve"> (</w:t>
      </w:r>
      <w:r w:rsidR="00A5656A">
        <w:t xml:space="preserve">see </w:t>
      </w:r>
      <w:hyperlink w:anchor="_Experimental_data" w:history="1">
        <w:r w:rsidR="00A5656A" w:rsidRPr="00A5656A">
          <w:rPr>
            <w:rStyle w:val="Hyperlink"/>
          </w:rPr>
          <w:t>Experimental data</w:t>
        </w:r>
      </w:hyperlink>
      <w:r w:rsidR="00C41E57">
        <w:t>)</w:t>
      </w:r>
      <w:r w:rsidR="004248C8">
        <w:t>.</w:t>
      </w:r>
      <w:r w:rsidR="00561EE7">
        <w:t xml:space="preserve"> As part of the GT-Predict publication a dataset was shared </w:t>
      </w:r>
      <w:r w:rsidR="00AF09BA">
        <w:t xml:space="preserve">with </w:t>
      </w:r>
      <w:r w:rsidR="005D1481" w:rsidRPr="005D1481">
        <w:t>3052</w:t>
      </w:r>
      <w:r w:rsidR="005D1481">
        <w:t xml:space="preserve"> </w:t>
      </w:r>
      <w:r w:rsidR="00D24079">
        <w:t xml:space="preserve">measurements </w:t>
      </w:r>
      <w:r w:rsidR="005D1481">
        <w:t xml:space="preserve">between </w:t>
      </w:r>
      <w:r w:rsidR="00D24079">
        <w:t>53 enzymes and 59 acceptors.</w:t>
      </w:r>
    </w:p>
    <w:p w14:paraId="67534DD6" w14:textId="5131E044" w:rsidR="00381841" w:rsidRDefault="00381841" w:rsidP="00A66012">
      <w:pPr>
        <w:pStyle w:val="Heading3"/>
        <w:numPr>
          <w:ilvl w:val="0"/>
          <w:numId w:val="0"/>
        </w:numPr>
        <w:ind w:left="567" w:hanging="567"/>
        <w:rPr>
          <w:lang w:val="en-AU"/>
        </w:rPr>
      </w:pPr>
    </w:p>
    <w:p w14:paraId="16AA9286" w14:textId="46D0FA81" w:rsidR="00022397" w:rsidRPr="00022397" w:rsidRDefault="00B66173" w:rsidP="00022397">
      <w:pPr>
        <w:rPr>
          <w:lang w:val="en-AU"/>
        </w:rPr>
      </w:pPr>
      <w:r w:rsidRPr="00B66173">
        <w:rPr>
          <w:b/>
          <w:lang w:val="en-AU"/>
        </w:rPr>
        <w:t xml:space="preserve">Retrieving </w:t>
      </w:r>
      <w:r>
        <w:rPr>
          <w:b/>
          <w:lang w:val="en-AU"/>
        </w:rPr>
        <w:t xml:space="preserve">and curating </w:t>
      </w:r>
      <w:r w:rsidRPr="00B66173">
        <w:rPr>
          <w:b/>
          <w:lang w:val="en-AU"/>
        </w:rPr>
        <w:t>GT1 sequences.</w:t>
      </w:r>
      <w:r>
        <w:rPr>
          <w:lang w:val="en-AU"/>
        </w:rPr>
        <w:t xml:space="preserve"> T</w:t>
      </w:r>
      <w:r w:rsidR="009F4E3F">
        <w:rPr>
          <w:lang w:val="en-AU"/>
        </w:rPr>
        <w:t>he</w:t>
      </w:r>
      <w:r w:rsidR="00542EFD">
        <w:rPr>
          <w:lang w:val="en-AU"/>
        </w:rPr>
        <w:t xml:space="preserve"> CAZy</w:t>
      </w:r>
      <w:r w:rsidR="00EC7875">
        <w:rPr>
          <w:lang w:val="en-AU"/>
        </w:rPr>
        <w:t xml:space="preserve"> database</w:t>
      </w:r>
      <w:r w:rsidR="0005086E">
        <w:rPr>
          <w:lang w:val="en-AU"/>
        </w:rPr>
        <w:t xml:space="preserve"> describes </w:t>
      </w:r>
      <w:r w:rsidR="00A823F5">
        <w:rPr>
          <w:lang w:val="en-AU"/>
        </w:rPr>
        <w:t>carbohydrate</w:t>
      </w:r>
      <w:r w:rsidR="00D53E17">
        <w:rPr>
          <w:lang w:val="en-AU"/>
        </w:rPr>
        <w:t>-active enzymes</w:t>
      </w:r>
      <w:del w:id="109" w:author="David Tezé" w:date="2022-07-07T20:58:00Z">
        <w:r w:rsidR="00654FE0" w:rsidDel="003F0FEC">
          <w:rPr>
            <w:lang w:val="en-AU"/>
          </w:rPr>
          <w:delText>//</w:delText>
        </w:r>
        <w:r w:rsidR="004039F8" w:rsidDel="003F0FEC">
          <w:rPr>
            <w:lang w:val="en-AU"/>
          </w:rPr>
          <w:delText>ref</w:delText>
        </w:r>
      </w:del>
      <w:r w:rsidR="00D53E17">
        <w:rPr>
          <w:lang w:val="en-AU"/>
        </w:rPr>
        <w:t>,</w:t>
      </w:r>
      <w:ins w:id="110" w:author="David Tezé" w:date="2022-07-07T20:58:00Z">
        <w:r w:rsidR="003F0FEC" w:rsidRPr="003F0FEC">
          <w:fldChar w:fldCharType="begin" w:fldLock="1"/>
        </w:r>
      </w:ins>
      <w:r w:rsidR="00F5574D">
        <w:instrText>ADDIN CSL_CITATION {"citationItems":[{"id":"ITEM-1","itemData":{"DOI":"10.1093/nar/gkt1178","author":[{"dropping-particle":"","family":"Lombard","given":"Vincent","non-dropping-particle":"","parse-names":false,"suffix":""},{"dropping-particle":"","family":"Ramulu","given":"Hemalatha Golaconda","non-dropping-particle":"","parse-names":false,"suffix":""},{"dropping-particle":"","family":"Drula","given":"Elodie","non-dropping-particle":"","parse-names":false,"suffix":""},{"dropping-particle":"","family":"Coutinho","given":"Pedro M","non-dropping-particle":"","parse-names":false,"suffix":""},{"dropping-particle":"","family":"Henrissat","given":"Bernard","non-dropping-particle":"","parse-names":false,"suffix":""}],"container-title":"Nucleic acids research","id":"ITEM-1","issue":"November 2013","issued":{"date-parts":[["2014"]]},"page":"490-495","title":"The carbohydrate-active enzymes database (CAZy) in 2013","type":"article-journal","volume":"42"},"uris":["http://www.mendeley.com/documents/?uuid=241284dd-1477-4c66-843d-e5c5268b5186"]}],"mendeley":{"formattedCitation":"&lt;sup&gt;3&lt;/sup&gt;","plainTextFormattedCitation":"3","previouslyFormattedCitation":"&lt;sup&gt;3&lt;/sup&gt;"},"properties":{"noteIndex":0},"schema":"https://github.com/citation-style-language/schema/raw/master/csl-citation.json"}</w:instrText>
      </w:r>
      <w:ins w:id="111" w:author="David Tezé" w:date="2022-07-07T20:58:00Z">
        <w:r w:rsidR="003F0FEC" w:rsidRPr="003F0FEC">
          <w:fldChar w:fldCharType="separate"/>
        </w:r>
        <w:r w:rsidR="003F0FEC" w:rsidRPr="003F0FEC">
          <w:rPr>
            <w:noProof/>
            <w:vertAlign w:val="superscript"/>
          </w:rPr>
          <w:t>3</w:t>
        </w:r>
        <w:r w:rsidR="003F0FEC" w:rsidRPr="003F0FEC">
          <w:rPr>
            <w:lang w:val="en-AU"/>
          </w:rPr>
          <w:fldChar w:fldCharType="end"/>
        </w:r>
      </w:ins>
      <w:r w:rsidR="00D53E17">
        <w:rPr>
          <w:lang w:val="en-AU"/>
        </w:rPr>
        <w:t xml:space="preserve"> and contains</w:t>
      </w:r>
      <w:r w:rsidR="00542EFD">
        <w:rPr>
          <w:lang w:val="en-AU"/>
        </w:rPr>
        <w:t xml:space="preserve"> </w:t>
      </w:r>
      <w:r w:rsidR="00953321" w:rsidRPr="00953321">
        <w:rPr>
          <w:lang w:val="en-AU"/>
        </w:rPr>
        <w:t>32728</w:t>
      </w:r>
      <w:r w:rsidR="00953321">
        <w:rPr>
          <w:lang w:val="en-AU"/>
        </w:rPr>
        <w:t xml:space="preserve"> genbank ID</w:t>
      </w:r>
      <w:r w:rsidR="004C4BE5">
        <w:rPr>
          <w:lang w:val="en-AU"/>
        </w:rPr>
        <w:t xml:space="preserve"> entries</w:t>
      </w:r>
      <w:r w:rsidR="00953321">
        <w:rPr>
          <w:lang w:val="en-AU"/>
        </w:rPr>
        <w:t xml:space="preserve"> for </w:t>
      </w:r>
      <w:r w:rsidR="00542EFD">
        <w:rPr>
          <w:lang w:val="en-AU"/>
        </w:rPr>
        <w:t xml:space="preserve">GT1 </w:t>
      </w:r>
      <w:commentRangeStart w:id="112"/>
      <w:r w:rsidR="000E6DEF">
        <w:rPr>
          <w:lang w:val="en-AU"/>
        </w:rPr>
        <w:t>enzymes</w:t>
      </w:r>
      <w:commentRangeEnd w:id="112"/>
      <w:r w:rsidR="003F0FEC">
        <w:rPr>
          <w:rStyle w:val="CommentReference"/>
        </w:rPr>
        <w:commentReference w:id="112"/>
      </w:r>
      <w:r w:rsidR="00F4532B">
        <w:rPr>
          <w:lang w:val="en-AU"/>
        </w:rPr>
        <w:t xml:space="preserve">, </w:t>
      </w:r>
      <w:r w:rsidR="000A12C9">
        <w:rPr>
          <w:lang w:val="en-AU"/>
        </w:rPr>
        <w:t xml:space="preserve">which </w:t>
      </w:r>
      <w:r w:rsidR="00542EFD">
        <w:rPr>
          <w:lang w:val="en-AU"/>
        </w:rPr>
        <w:t xml:space="preserve">were curated for </w:t>
      </w:r>
      <w:r w:rsidR="00547919">
        <w:rPr>
          <w:lang w:val="en-AU"/>
        </w:rPr>
        <w:t xml:space="preserve">discovery of </w:t>
      </w:r>
      <w:r w:rsidR="000A12C9">
        <w:rPr>
          <w:lang w:val="en-AU"/>
        </w:rPr>
        <w:t xml:space="preserve">their </w:t>
      </w:r>
      <w:r w:rsidR="00547919">
        <w:rPr>
          <w:lang w:val="en-AU"/>
        </w:rPr>
        <w:t>potential reactiv</w:t>
      </w:r>
      <w:r w:rsidR="000264D3">
        <w:rPr>
          <w:lang w:val="en-AU"/>
        </w:rPr>
        <w:t xml:space="preserve">ity </w:t>
      </w:r>
      <w:r w:rsidR="000A12C9">
        <w:rPr>
          <w:lang w:val="en-AU"/>
        </w:rPr>
        <w:t xml:space="preserve">with </w:t>
      </w:r>
      <w:r w:rsidR="000264D3">
        <w:rPr>
          <w:lang w:val="en-AU"/>
        </w:rPr>
        <w:t xml:space="preserve">acceptors of interest. </w:t>
      </w:r>
      <w:r w:rsidR="00D002F7">
        <w:rPr>
          <w:lang w:val="en-AU"/>
        </w:rPr>
        <w:t xml:space="preserve">Amino acid sequences were curated for </w:t>
      </w:r>
      <w:r w:rsidR="004C4BE5" w:rsidRPr="004C4BE5">
        <w:rPr>
          <w:lang w:val="en-AU"/>
        </w:rPr>
        <w:t>26335</w:t>
      </w:r>
      <w:r w:rsidR="004C4BE5">
        <w:rPr>
          <w:lang w:val="en-AU"/>
        </w:rPr>
        <w:t xml:space="preserve"> unique genbank IDs </w:t>
      </w:r>
      <w:r w:rsidR="00D002F7">
        <w:rPr>
          <w:lang w:val="en-AU"/>
        </w:rPr>
        <w:t>using the entrez REST API (rentrez</w:t>
      </w:r>
      <w:r w:rsidR="003B3EF7">
        <w:rPr>
          <w:lang w:val="en-AU"/>
        </w:rPr>
        <w:t>//</w:t>
      </w:r>
      <w:r w:rsidR="00D002F7">
        <w:rPr>
          <w:lang w:val="en-AU"/>
        </w:rPr>
        <w:t>ref).</w:t>
      </w:r>
      <w:r w:rsidR="00FB74F4">
        <w:rPr>
          <w:lang w:val="en-AU"/>
        </w:rPr>
        <w:t xml:space="preserve"> </w:t>
      </w:r>
      <w:r w:rsidR="00D038A0" w:rsidRPr="00D038A0">
        <w:rPr>
          <w:lang w:val="en-AU"/>
        </w:rPr>
        <w:t>21528</w:t>
      </w:r>
      <w:r w:rsidR="00D038A0">
        <w:rPr>
          <w:lang w:val="en-AU"/>
        </w:rPr>
        <w:t xml:space="preserve"> GT1 sequences were found after discarding any sequence shorter than 300 amino acids or longer than 600.</w:t>
      </w:r>
    </w:p>
    <w:p w14:paraId="00D75320" w14:textId="06BDB36F" w:rsidR="008E3621" w:rsidRPr="00B66173" w:rsidRDefault="008E3621" w:rsidP="00B66173">
      <w:pPr>
        <w:rPr>
          <w:b/>
        </w:rPr>
      </w:pPr>
      <w:r w:rsidRPr="00B66173">
        <w:rPr>
          <w:b/>
        </w:rPr>
        <w:t xml:space="preserve">Enzyme </w:t>
      </w:r>
      <w:r w:rsidR="0039547B" w:rsidRPr="00B66173">
        <w:rPr>
          <w:b/>
        </w:rPr>
        <w:t>feature</w:t>
      </w:r>
      <w:r w:rsidR="00B66173">
        <w:rPr>
          <w:b/>
        </w:rPr>
        <w:t>s</w:t>
      </w:r>
      <w:r w:rsidR="0039547B" w:rsidRPr="00B66173">
        <w:rPr>
          <w:b/>
        </w:rPr>
        <w:t xml:space="preserve"> preparation</w:t>
      </w:r>
      <w:r w:rsidR="00B66173">
        <w:rPr>
          <w:b/>
        </w:rPr>
        <w:t xml:space="preserve">. </w:t>
      </w:r>
      <w:r w:rsidR="00B66173">
        <w:t>Features generated from unaligned sequences can also be inputs for machine learning architectures that accepts varying input lengths, su</w:t>
      </w:r>
      <w:r w:rsidR="00E74667">
        <w:t>ch as Recurrent Neural Networks,</w:t>
      </w:r>
      <w:r w:rsidR="00B66173">
        <w:t xml:space="preserve"> or some designs of Convolutional Neural Networks. </w:t>
      </w:r>
      <w:bookmarkStart w:id="113" w:name="_Enzyme_encoding"/>
      <w:bookmarkEnd w:id="113"/>
      <w:r w:rsidR="00B66173">
        <w:t xml:space="preserve">However, we applied the </w:t>
      </w:r>
      <w:r w:rsidR="00E74667">
        <w:t>following</w:t>
      </w:r>
      <w:r w:rsidR="00B66173">
        <w:t xml:space="preserve"> architecture</w:t>
      </w:r>
      <w:r w:rsidR="00E74667">
        <w:t>, as</w:t>
      </w:r>
      <w:r w:rsidR="00B66173">
        <w:t xml:space="preserve"> such neural network approaches</w:t>
      </w:r>
      <w:r w:rsidR="00E74667">
        <w:t xml:space="preserve"> could eventually be more suitable</w:t>
      </w:r>
      <w:r w:rsidR="00B66173">
        <w:t xml:space="preserve"> for future work </w:t>
      </w:r>
      <w:r w:rsidR="00E74667">
        <w:t>including</w:t>
      </w:r>
      <w:r w:rsidR="00B66173">
        <w:t xml:space="preserve"> more</w:t>
      </w:r>
      <w:r w:rsidR="00E74667">
        <w:t xml:space="preserve"> experimental</w:t>
      </w:r>
      <w:r w:rsidR="00B66173">
        <w:t xml:space="preserve"> data</w:t>
      </w:r>
      <w:r w:rsidR="00BE4093">
        <w:t xml:space="preserve"> (</w:t>
      </w:r>
      <w:commentRangeStart w:id="114"/>
      <w:r w:rsidR="00BE4093">
        <w:t xml:space="preserve">Figure </w:t>
      </w:r>
      <w:commentRangeEnd w:id="114"/>
      <w:r w:rsidR="00BE4093">
        <w:rPr>
          <w:rStyle w:val="CommentReference"/>
        </w:rPr>
        <w:commentReference w:id="114"/>
      </w:r>
      <w:r w:rsidR="00BE4093">
        <w:t>2)</w:t>
      </w:r>
      <w:r w:rsidR="00B66173">
        <w:t>.</w:t>
      </w:r>
    </w:p>
    <w:p w14:paraId="369567E6" w14:textId="123291F1" w:rsidR="00580720" w:rsidRDefault="00BC0598" w:rsidP="00256008">
      <w:pPr>
        <w:pStyle w:val="ListParagraph"/>
        <w:numPr>
          <w:ilvl w:val="0"/>
          <w:numId w:val="14"/>
        </w:numPr>
      </w:pPr>
      <w:r>
        <w:t xml:space="preserve">Amino acid sequences were curated for all GT1 enzymes with reactivity measurements </w:t>
      </w:r>
      <w:r w:rsidR="00D738C0">
        <w:t>then</w:t>
      </w:r>
      <w:r>
        <w:t xml:space="preserve"> aligned </w:t>
      </w:r>
      <w:r w:rsidR="00CA61B1">
        <w:t>using</w:t>
      </w:r>
      <w:r>
        <w:t xml:space="preserve"> MUSCLE//ref</w:t>
      </w:r>
    </w:p>
    <w:p w14:paraId="21453F5E" w14:textId="77777777" w:rsidR="00580720" w:rsidRDefault="00BC0598" w:rsidP="00256008">
      <w:pPr>
        <w:pStyle w:val="ListParagraph"/>
        <w:numPr>
          <w:ilvl w:val="0"/>
          <w:numId w:val="14"/>
        </w:numPr>
      </w:pPr>
      <w:r>
        <w:t>A Hidden Markov Model (HMM) was then built from the alignment using HMMER.</w:t>
      </w:r>
    </w:p>
    <w:p w14:paraId="36BB217B" w14:textId="77777777" w:rsidR="00580720" w:rsidRDefault="00BC0598" w:rsidP="00256008">
      <w:pPr>
        <w:pStyle w:val="ListParagraph"/>
        <w:numPr>
          <w:ilvl w:val="0"/>
          <w:numId w:val="14"/>
        </w:numPr>
      </w:pPr>
      <w:r>
        <w:t xml:space="preserve">The HMM was used for aligning the </w:t>
      </w:r>
      <w:r w:rsidR="00580720">
        <w:t xml:space="preserve">full set of available </w:t>
      </w:r>
      <w:r>
        <w:t xml:space="preserve">sequences, which </w:t>
      </w:r>
      <w:r w:rsidR="00580720">
        <w:t xml:space="preserve">includes </w:t>
      </w:r>
      <w:r>
        <w:t>available GT1 sequences curated from CAZy.</w:t>
      </w:r>
    </w:p>
    <w:p w14:paraId="729032DF" w14:textId="77777777" w:rsidR="00580720" w:rsidRDefault="00580720" w:rsidP="00256008">
      <w:pPr>
        <w:pStyle w:val="ListParagraph"/>
        <w:numPr>
          <w:ilvl w:val="0"/>
          <w:numId w:val="14"/>
        </w:numPr>
      </w:pPr>
      <w:r>
        <w:t xml:space="preserve">Non-consensus positions of the resulting alignment were discarded, where a consensus location is identified as the majority of sequences containing the same letter for this location. </w:t>
      </w:r>
    </w:p>
    <w:p w14:paraId="09541803" w14:textId="4F9BE2B2" w:rsidR="004133D4" w:rsidRDefault="00580720" w:rsidP="00256008">
      <w:pPr>
        <w:pStyle w:val="ListParagraph"/>
        <w:numPr>
          <w:ilvl w:val="0"/>
          <w:numId w:val="14"/>
        </w:numPr>
      </w:pPr>
      <w:r>
        <w:t xml:space="preserve">Low quality alignments were discarded, which were sequences with </w:t>
      </w:r>
      <w:r w:rsidR="00CA61B1">
        <w:t>&lt;80% match to the consensus sequence, which is the most frequent letter for each location.</w:t>
      </w:r>
    </w:p>
    <w:p w14:paraId="2A54B81B" w14:textId="5CAF0879" w:rsidR="00CA61B1" w:rsidRDefault="00CA61B1" w:rsidP="00256008">
      <w:pPr>
        <w:pStyle w:val="ListParagraph"/>
        <w:numPr>
          <w:ilvl w:val="0"/>
          <w:numId w:val="14"/>
        </w:numPr>
      </w:pPr>
      <w:r>
        <w:t>Since the N-terminus is the region of GT1 expected to be most important for binding preference, the last half of each sequence was discarded.</w:t>
      </w:r>
    </w:p>
    <w:p w14:paraId="41E4F601" w14:textId="0D3FB651" w:rsidR="0039547B" w:rsidRDefault="0039547B" w:rsidP="00256008">
      <w:pPr>
        <w:pStyle w:val="ListParagraph"/>
        <w:numPr>
          <w:ilvl w:val="0"/>
          <w:numId w:val="14"/>
        </w:numPr>
      </w:pPr>
      <w:r>
        <w:t xml:space="preserve">Amino acids are encoded </w:t>
      </w:r>
      <w:r w:rsidR="003E4A02">
        <w:t>as</w:t>
      </w:r>
      <w:r>
        <w:t xml:space="preserve"> numerical features </w:t>
      </w:r>
      <w:r w:rsidR="003E4A02">
        <w:t>using</w:t>
      </w:r>
      <w:r>
        <w:t xml:space="preserve"> a substitution matrix (see sec. </w:t>
      </w:r>
      <w:hyperlink w:anchor="_Enzyme_encoding" w:history="1">
        <w:r w:rsidRPr="0039547B">
          <w:rPr>
            <w:rStyle w:val="Hyperlink"/>
          </w:rPr>
          <w:t>Enzyme encoding</w:t>
        </w:r>
      </w:hyperlink>
      <w:r>
        <w:t>)</w:t>
      </w:r>
      <w:r w:rsidR="0079061C">
        <w:t>.</w:t>
      </w:r>
    </w:p>
    <w:p w14:paraId="4DE1C44D" w14:textId="7C119D91" w:rsidR="00BE4093" w:rsidRDefault="0039547B" w:rsidP="008E3621">
      <w:r w:rsidRPr="00BE4093">
        <w:rPr>
          <w:b/>
        </w:rPr>
        <w:t>Enzyme encoding</w:t>
      </w:r>
      <w:r w:rsidR="00BE4093" w:rsidRPr="00BE4093">
        <w:rPr>
          <w:b/>
        </w:rPr>
        <w:t>.</w:t>
      </w:r>
      <w:r w:rsidR="00BE4093">
        <w:t xml:space="preserve"> </w:t>
      </w:r>
      <w:r w:rsidRPr="00EF5B33">
        <w:t xml:space="preserve">Enzymes can be encoded in numerous ways, such as capturing the 3D coordinates of the backbone//ref. </w:t>
      </w:r>
      <w:commentRangeStart w:id="115"/>
      <w:commentRangeStart w:id="116"/>
      <w:r w:rsidRPr="00EF5B33">
        <w:t xml:space="preserve">Typically, the amino acid sequence is </w:t>
      </w:r>
      <w:r>
        <w:t>encoded instead</w:t>
      </w:r>
      <w:r w:rsidRPr="00EF5B33">
        <w:t xml:space="preserve">, which has far larger availability than 3D conformations from crystallized protein imaging. </w:t>
      </w:r>
      <w:commentRangeEnd w:id="115"/>
      <w:r w:rsidR="007B26BA">
        <w:rPr>
          <w:rStyle w:val="CommentReference"/>
        </w:rPr>
        <w:commentReference w:id="115"/>
      </w:r>
      <w:commentRangeEnd w:id="116"/>
      <w:r w:rsidR="00C101F8">
        <w:rPr>
          <w:rStyle w:val="CommentReference"/>
        </w:rPr>
        <w:commentReference w:id="116"/>
      </w:r>
      <w:r w:rsidRPr="00EF5B33">
        <w:t>A protein sequence can be encoded for a machine learning model by representing each letter of its alphabet as a separate vector of numbers, where each vector has a length equal to the alphabet size. As such we are selecting columns from a, usually symmetric, encoding matrix where entries indicate a notion of similarity between two letters of the alphabet. The simplest such matrix is the identity matrix which is known as sparse or one-hot encoding.</w:t>
      </w:r>
      <w:r w:rsidR="00BE4093">
        <w:t xml:space="preserve"> </w:t>
      </w:r>
      <w:commentRangeStart w:id="117"/>
      <w:commentRangeStart w:id="118"/>
      <w:r w:rsidRPr="00EF5B33">
        <w:t>We used a slightly different encoding, referred to as “match” encoding from NCBI//ref, where off-diagonal elements are -1 instead of 0 and where the gap character has a similarity of zero with itself, as opposed to 1. Furthermore, encodings for ambiguous amino acids are included, where entries for the ambiguous amino acids sum to 1, e.g. the letter B symbolizes N or D, so the vector representation contains -1 for all entries except ½ for N and D.</w:t>
      </w:r>
      <w:r w:rsidR="00BE4093">
        <w:t xml:space="preserve"> </w:t>
      </w:r>
      <w:r w:rsidRPr="00EF5B33">
        <w:t>BLOSUM (BLOcks SUbstitution Matrix) encoding is another typical encoding matrix designed to capture amino acid similarities from studies of evolutionary divergence. Multiple versions exist to capture amino acid sequence similarity at different evolutionary scales. We used the standard BLOSUM62 which is created from sequences with less than 62% similarity.</w:t>
      </w:r>
      <w:commentRangeEnd w:id="117"/>
      <w:r w:rsidRPr="00EF5B33">
        <w:rPr>
          <w:rStyle w:val="CommentReference"/>
        </w:rPr>
        <w:commentReference w:id="117"/>
      </w:r>
      <w:commentRangeEnd w:id="118"/>
    </w:p>
    <w:p w14:paraId="34656AFF" w14:textId="23D6EB85" w:rsidR="0039547B" w:rsidRDefault="00C101F8" w:rsidP="008E3621">
      <w:r>
        <w:rPr>
          <w:rStyle w:val="CommentReference"/>
        </w:rPr>
        <w:lastRenderedPageBreak/>
        <w:commentReference w:id="118"/>
      </w:r>
      <w:r w:rsidR="00BE4093" w:rsidRPr="00E74667">
        <w:rPr>
          <w:noProof/>
        </w:rPr>
        <w:drawing>
          <wp:inline distT="0" distB="0" distL="0" distR="0" wp14:anchorId="2F486175" wp14:editId="0B918302">
            <wp:extent cx="5138345" cy="2548148"/>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a:fillRect/>
                    </a:stretch>
                  </pic:blipFill>
                  <pic:spPr>
                    <a:xfrm>
                      <a:off x="0" y="0"/>
                      <a:ext cx="5138345" cy="2548148"/>
                    </a:xfrm>
                    <a:prstGeom prst="rect">
                      <a:avLst/>
                    </a:prstGeom>
                  </pic:spPr>
                </pic:pic>
              </a:graphicData>
            </a:graphic>
          </wp:inline>
        </w:drawing>
      </w:r>
    </w:p>
    <w:p w14:paraId="07161913" w14:textId="71C7E034" w:rsidR="008E12B9" w:rsidRDefault="008E12B9" w:rsidP="008E3621">
      <w:r w:rsidRPr="008E12B9">
        <w:rPr>
          <w:b/>
        </w:rPr>
        <w:t xml:space="preserve">Figure 2. </w:t>
      </w:r>
      <w:commentRangeStart w:id="119"/>
      <w:commentRangeStart w:id="120"/>
      <w:r>
        <w:t>Enzyme</w:t>
      </w:r>
      <w:ins w:id="121" w:author="Christian Madsen" w:date="2022-07-09T20:49:00Z">
        <w:r w:rsidR="00286833">
          <w:t xml:space="preserve"> </w:t>
        </w:r>
      </w:ins>
      <w:commentRangeEnd w:id="119"/>
      <w:r w:rsidR="007E7D27">
        <w:rPr>
          <w:rStyle w:val="CommentReference"/>
        </w:rPr>
        <w:commentReference w:id="119"/>
      </w:r>
      <w:commentRangeEnd w:id="120"/>
      <w:r w:rsidR="00322488">
        <w:rPr>
          <w:rStyle w:val="CommentReference"/>
        </w:rPr>
        <w:commentReference w:id="120"/>
      </w:r>
      <w:ins w:id="122" w:author="Christian Madsen" w:date="2022-07-09T20:49:00Z">
        <w:r w:rsidR="00286833">
          <w:t>feature generation</w:t>
        </w:r>
      </w:ins>
      <w:del w:id="123" w:author="Christian Madsen" w:date="2022-07-09T20:49:00Z">
        <w:r w:rsidDel="00286833">
          <w:delText>s encoding</w:delText>
        </w:r>
      </w:del>
      <w:r>
        <w:t>.</w:t>
      </w:r>
      <w:del w:id="124" w:author="Christian Madsen" w:date="2022-07-09T20:46:00Z">
        <w:r w:rsidDel="001C190D">
          <w:delText xml:space="preserve"> For Christian.</w:delText>
        </w:r>
      </w:del>
    </w:p>
    <w:p w14:paraId="4C7157E4" w14:textId="77777777" w:rsidR="008E12B9" w:rsidRPr="008E3621" w:rsidRDefault="008E12B9" w:rsidP="008E3621"/>
    <w:p w14:paraId="0EA99049" w14:textId="35DDC9C8" w:rsidR="00E94BA4" w:rsidRDefault="00E94BA4" w:rsidP="008E12B9">
      <w:r w:rsidRPr="008E12B9">
        <w:rPr>
          <w:b/>
        </w:rPr>
        <w:t>C</w:t>
      </w:r>
      <w:r w:rsidR="005B454D" w:rsidRPr="008E12B9">
        <w:rPr>
          <w:b/>
        </w:rPr>
        <w:t xml:space="preserve">hemical feature generation </w:t>
      </w:r>
      <w:r w:rsidRPr="008E12B9">
        <w:rPr>
          <w:b/>
        </w:rPr>
        <w:t>pipeline</w:t>
      </w:r>
      <w:r w:rsidR="008E12B9" w:rsidRPr="008E12B9">
        <w:rPr>
          <w:b/>
        </w:rPr>
        <w:t xml:space="preserve">. </w:t>
      </w:r>
      <w:r w:rsidR="00EA0EF3" w:rsidRPr="00EF5B33">
        <w:t xml:space="preserve">A pipeline was </w:t>
      </w:r>
      <w:r w:rsidR="00C82509" w:rsidRPr="00EF5B33">
        <w:t>designed to automatically generat</w:t>
      </w:r>
      <w:r w:rsidR="006F1966" w:rsidRPr="00EF5B33">
        <w:t>e</w:t>
      </w:r>
      <w:r w:rsidR="00C82509" w:rsidRPr="00EF5B33">
        <w:t xml:space="preserve"> features for acceptors to avoid manually curating </w:t>
      </w:r>
      <w:r w:rsidR="006F1966" w:rsidRPr="00EF5B33">
        <w:t xml:space="preserve">data </w:t>
      </w:r>
      <w:r w:rsidR="00C82509" w:rsidRPr="00EF5B33">
        <w:t xml:space="preserve">for each new candidate. </w:t>
      </w:r>
      <w:r w:rsidR="002A19FB" w:rsidRPr="00EF5B33">
        <w:t>This required that all features were general enough to exist for any family of acceptor that we may consider.</w:t>
      </w:r>
      <w:r w:rsidR="00361180" w:rsidRPr="00EF5B33">
        <w:t xml:space="preserve"> </w:t>
      </w:r>
      <w:r w:rsidR="00550F76" w:rsidRPr="00EF5B33">
        <w:t xml:space="preserve">Given a systematic identifier, such as PubChem CID, CAS number, </w:t>
      </w:r>
      <w:r w:rsidR="002351CB" w:rsidRPr="00EF5B33">
        <w:t xml:space="preserve">INCHI, INCHI-key, or SMILES </w:t>
      </w:r>
      <w:r w:rsidR="00A256A2" w:rsidRPr="00EF5B33">
        <w:t xml:space="preserve">the pipeline curates </w:t>
      </w:r>
      <w:r w:rsidR="00AF1C66" w:rsidRPr="00EF5B33">
        <w:t>and</w:t>
      </w:r>
      <w:r w:rsidR="00A256A2" w:rsidRPr="00EF5B33">
        <w:t xml:space="preserve"> generates </w:t>
      </w:r>
      <w:r w:rsidR="00312235" w:rsidRPr="00EF5B33">
        <w:t>15</w:t>
      </w:r>
      <w:r w:rsidR="00584CAB" w:rsidRPr="00EF5B33">
        <w:t>3</w:t>
      </w:r>
      <w:r w:rsidR="00312235" w:rsidRPr="00EF5B33">
        <w:t xml:space="preserve"> </w:t>
      </w:r>
      <w:r w:rsidR="00626DF9" w:rsidRPr="00EF5B33">
        <w:t>chemical features (see sup</w:t>
      </w:r>
      <w:ins w:id="125" w:author="Christian Madsen" w:date="2022-07-15T19:21:00Z">
        <w:r w:rsidR="00E32F88">
          <w:t>p</w:t>
        </w:r>
      </w:ins>
      <w:r w:rsidR="00626DF9" w:rsidRPr="00EF5B33">
        <w:t>l</w:t>
      </w:r>
      <w:ins w:id="126" w:author="Christian Madsen" w:date="2022-07-15T19:21:00Z">
        <w:r w:rsidR="00E32F88">
          <w:t>ementary</w:t>
        </w:r>
      </w:ins>
      <w:del w:id="127" w:author="Christian Madsen" w:date="2022-07-15T19:21:00Z">
        <w:r w:rsidR="00AF1C66" w:rsidRPr="00EF5B33" w:rsidDel="00E32F88">
          <w:delText>.</w:delText>
        </w:r>
      </w:del>
      <w:r w:rsidR="00626DF9" w:rsidRPr="00EF5B33">
        <w:t xml:space="preserve"> table </w:t>
      </w:r>
      <w:r w:rsidR="00DE7146" w:rsidRPr="00EF5B33">
        <w:t>for</w:t>
      </w:r>
      <w:r w:rsidR="00626DF9" w:rsidRPr="00EF5B33">
        <w:t xml:space="preserve"> full list)</w:t>
      </w:r>
      <w:r w:rsidR="00DE7146" w:rsidRPr="00EF5B33">
        <w:t>. Feature</w:t>
      </w:r>
      <w:r w:rsidR="00CF6823" w:rsidRPr="00EF5B33">
        <w:t>s</w:t>
      </w:r>
      <w:r w:rsidR="00DE7146" w:rsidRPr="00EF5B33">
        <w:t xml:space="preserve"> are curated from PubChem</w:t>
      </w:r>
      <w:r w:rsidR="00265B8E" w:rsidRPr="00EF5B33">
        <w:t>//ref</w:t>
      </w:r>
      <w:r w:rsidR="00DE7146" w:rsidRPr="00EF5B33">
        <w:t xml:space="preserve">, </w:t>
      </w:r>
      <w:r w:rsidR="00CF6823" w:rsidRPr="00EF5B33">
        <w:t>and generated from open source PyMol</w:t>
      </w:r>
      <w:r w:rsidR="00265B8E" w:rsidRPr="00EF5B33">
        <w:t>//ref</w:t>
      </w:r>
      <w:r w:rsidR="00CF6823" w:rsidRPr="00EF5B33">
        <w:t xml:space="preserve">, </w:t>
      </w:r>
      <w:r w:rsidR="00116E0B" w:rsidRPr="00EF5B33">
        <w:t>RDKIT</w:t>
      </w:r>
      <w:r w:rsidR="00265B8E" w:rsidRPr="00EF5B33">
        <w:t>//ref</w:t>
      </w:r>
      <w:r w:rsidR="00116E0B" w:rsidRPr="00EF5B33">
        <w:t xml:space="preserve">, </w:t>
      </w:r>
      <w:r w:rsidR="00CF6823" w:rsidRPr="00EF5B33">
        <w:t>ProteinVolume</w:t>
      </w:r>
      <w:r w:rsidR="00265B8E" w:rsidRPr="00EF5B33">
        <w:t>//ref</w:t>
      </w:r>
      <w:r w:rsidR="00CF5303">
        <w:t>, and E3FP//ref</w:t>
      </w:r>
      <w:r w:rsidR="00CF6823" w:rsidRPr="00EF5B33">
        <w:t>.</w:t>
      </w:r>
    </w:p>
    <w:p w14:paraId="2205DFF2" w14:textId="6D876613" w:rsidR="00BE4093" w:rsidRPr="00EF5B33" w:rsidRDefault="00BE4093" w:rsidP="004765CC">
      <w:pPr>
        <w:pStyle w:val="TAMainText"/>
        <w:spacing w:after="240" w:line="276" w:lineRule="auto"/>
        <w:ind w:firstLine="0"/>
      </w:pPr>
      <w:commentRangeStart w:id="128"/>
      <w:commentRangeStart w:id="129"/>
      <w:commentRangeStart w:id="130"/>
      <w:r w:rsidRPr="00BE4093">
        <w:rPr>
          <w:noProof/>
        </w:rPr>
        <w:drawing>
          <wp:inline distT="0" distB="0" distL="0" distR="0" wp14:anchorId="7E63C8C1" wp14:editId="1056D245">
            <wp:extent cx="5184197" cy="29781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stretch>
                      <a:fillRect/>
                    </a:stretch>
                  </pic:blipFill>
                  <pic:spPr>
                    <a:xfrm>
                      <a:off x="0" y="0"/>
                      <a:ext cx="5184197" cy="2978156"/>
                    </a:xfrm>
                    <a:prstGeom prst="rect">
                      <a:avLst/>
                    </a:prstGeom>
                  </pic:spPr>
                </pic:pic>
              </a:graphicData>
            </a:graphic>
          </wp:inline>
        </w:drawing>
      </w:r>
      <w:commentRangeEnd w:id="128"/>
      <w:r w:rsidR="00A67B56">
        <w:rPr>
          <w:rStyle w:val="CommentReference"/>
        </w:rPr>
        <w:commentReference w:id="128"/>
      </w:r>
      <w:commentRangeEnd w:id="129"/>
      <w:r w:rsidR="0005633D">
        <w:rPr>
          <w:rStyle w:val="CommentReference"/>
        </w:rPr>
        <w:commentReference w:id="129"/>
      </w:r>
      <w:commentRangeEnd w:id="130"/>
      <w:r w:rsidR="000D1FB9">
        <w:rPr>
          <w:rStyle w:val="CommentReference"/>
        </w:rPr>
        <w:commentReference w:id="130"/>
      </w:r>
    </w:p>
    <w:p w14:paraId="2527EC11" w14:textId="1B7E051C" w:rsidR="007813EA" w:rsidRDefault="008E12B9" w:rsidP="008E12B9">
      <w:pPr>
        <w:pStyle w:val="TAMainText"/>
        <w:spacing w:after="240" w:line="276" w:lineRule="auto"/>
        <w:ind w:firstLine="0"/>
      </w:pPr>
      <w:r w:rsidRPr="008E12B9">
        <w:rPr>
          <w:b/>
        </w:rPr>
        <w:t xml:space="preserve">Figure </w:t>
      </w:r>
      <w:r>
        <w:rPr>
          <w:b/>
        </w:rPr>
        <w:t>3</w:t>
      </w:r>
      <w:r w:rsidRPr="008E12B9">
        <w:rPr>
          <w:b/>
        </w:rPr>
        <w:t xml:space="preserve">. </w:t>
      </w:r>
      <w:del w:id="131" w:author="Christian Madsen" w:date="2022-07-09T20:49:00Z">
        <w:r w:rsidDel="00286833">
          <w:rPr>
            <w:b/>
          </w:rPr>
          <w:delText>O</w:delText>
        </w:r>
        <w:r w:rsidR="007813EA" w:rsidRPr="00EF5B33" w:rsidDel="00286833">
          <w:delText>v</w:delText>
        </w:r>
        <w:commentRangeStart w:id="132"/>
        <w:commentRangeStart w:id="133"/>
        <w:r w:rsidR="007813EA" w:rsidRPr="00EF5B33" w:rsidDel="00286833">
          <w:delText>erview of p</w:delText>
        </w:r>
      </w:del>
      <w:ins w:id="134" w:author="Christian Madsen" w:date="2022-07-09T20:49:00Z">
        <w:r w:rsidR="00286833">
          <w:rPr>
            <w:b/>
          </w:rPr>
          <w:t>C</w:t>
        </w:r>
      </w:ins>
      <w:del w:id="135" w:author="Christian Madsen" w:date="2022-07-09T20:49:00Z">
        <w:r w:rsidR="007813EA" w:rsidRPr="00EF5B33" w:rsidDel="00286833">
          <w:delText>ipeline</w:delText>
        </w:r>
        <w:commentRangeEnd w:id="132"/>
        <w:r w:rsidR="00BE4093" w:rsidDel="00286833">
          <w:rPr>
            <w:rStyle w:val="CommentReference"/>
          </w:rPr>
          <w:commentReference w:id="132"/>
        </w:r>
      </w:del>
      <w:commentRangeEnd w:id="133"/>
      <w:r w:rsidR="008A39B9">
        <w:rPr>
          <w:rStyle w:val="CommentReference"/>
        </w:rPr>
        <w:commentReference w:id="133"/>
      </w:r>
      <w:del w:id="136" w:author="Christian Madsen" w:date="2022-07-09T20:49:00Z">
        <w:r w:rsidDel="00286833">
          <w:delText xml:space="preserve"> for c</w:delText>
        </w:r>
      </w:del>
      <w:r>
        <w:t>hemical features generation</w:t>
      </w:r>
      <w:ins w:id="137" w:author="Christian Madsen" w:date="2022-07-09T20:49:00Z">
        <w:r w:rsidR="00286833">
          <w:t xml:space="preserve"> pipeline</w:t>
        </w:r>
      </w:ins>
      <w:r>
        <w:t>.</w:t>
      </w:r>
      <w:del w:id="138" w:author="Christian Madsen" w:date="2022-07-09T20:46:00Z">
        <w:r w:rsidDel="001C190D">
          <w:delText xml:space="preserve"> </w:delText>
        </w:r>
        <w:r w:rsidRPr="008E12B9" w:rsidDel="001C190D">
          <w:delText>For Christian.</w:delText>
        </w:r>
      </w:del>
    </w:p>
    <w:p w14:paraId="27F234B3" w14:textId="3E1533C7" w:rsidR="00BC2E51" w:rsidRDefault="00BC2E51" w:rsidP="00256008">
      <w:pPr>
        <w:pStyle w:val="TAMainText"/>
        <w:numPr>
          <w:ilvl w:val="0"/>
          <w:numId w:val="15"/>
        </w:numPr>
        <w:spacing w:line="240" w:lineRule="auto"/>
      </w:pPr>
      <w:r>
        <w:t>Identifiers are converted to PubChem CIDs using webchem//ref.</w:t>
      </w:r>
    </w:p>
    <w:p w14:paraId="2D870988" w14:textId="1A5676DD" w:rsidR="00BC2E51" w:rsidRDefault="00BC2E51" w:rsidP="00256008">
      <w:pPr>
        <w:pStyle w:val="TAMainText"/>
        <w:numPr>
          <w:ilvl w:val="0"/>
          <w:numId w:val="15"/>
        </w:numPr>
        <w:spacing w:line="240" w:lineRule="auto"/>
      </w:pPr>
      <w:r>
        <w:lastRenderedPageBreak/>
        <w:t xml:space="preserve">SMILES and </w:t>
      </w:r>
      <w:r w:rsidR="00D80868">
        <w:t xml:space="preserve">molecular </w:t>
      </w:r>
      <w:r>
        <w:t xml:space="preserve">properties </w:t>
      </w:r>
      <w:r w:rsidR="00345C0A">
        <w:t xml:space="preserve">on </w:t>
      </w:r>
      <w:r w:rsidR="00D80868">
        <w:t xml:space="preserve">PubChem </w:t>
      </w:r>
      <w:r>
        <w:t>are generated from</w:t>
      </w:r>
      <w:r w:rsidR="00345C0A">
        <w:t xml:space="preserve"> CIDs</w:t>
      </w:r>
      <w:r>
        <w:t xml:space="preserve"> using webchem.</w:t>
      </w:r>
    </w:p>
    <w:p w14:paraId="09A16DC2" w14:textId="68DA89BA" w:rsidR="003154A3" w:rsidRDefault="00BC2E51" w:rsidP="00DA237D">
      <w:pPr>
        <w:pStyle w:val="TAMainText"/>
        <w:numPr>
          <w:ilvl w:val="0"/>
          <w:numId w:val="15"/>
        </w:numPr>
        <w:spacing w:line="240" w:lineRule="auto"/>
      </w:pPr>
      <w:r>
        <w:t xml:space="preserve">Acceptors that have been given as conjugate </w:t>
      </w:r>
      <w:r w:rsidR="003154A3">
        <w:t>bases are converted to acids by finding CO- using RDKit and converting to COH, then finding the CIDs that correspond to the updated SMILES. Step 1 and 2 are then repeated once</w:t>
      </w:r>
      <w:r w:rsidR="007D5220">
        <w:t xml:space="preserve"> to account for the changes</w:t>
      </w:r>
      <w:r w:rsidR="003154A3">
        <w:t>.</w:t>
      </w:r>
    </w:p>
    <w:p w14:paraId="2BED91FF" w14:textId="1D051071" w:rsidR="00BC2E51" w:rsidRDefault="003154A3" w:rsidP="00256008">
      <w:pPr>
        <w:pStyle w:val="TAMainText"/>
        <w:numPr>
          <w:ilvl w:val="0"/>
          <w:numId w:val="15"/>
        </w:numPr>
        <w:spacing w:line="240" w:lineRule="auto"/>
      </w:pPr>
      <w:r>
        <w:t>SMILES are given to RDKit which generates a molecular representation, including 3D conformers and from this a large number of features.</w:t>
      </w:r>
      <w:r w:rsidR="00DE72C0">
        <w:t xml:space="preserve"> The 3D conformers are written to PDBs.</w:t>
      </w:r>
    </w:p>
    <w:p w14:paraId="17ADD030" w14:textId="1DA7E212" w:rsidR="00DE72C0" w:rsidRDefault="00DE72C0" w:rsidP="00256008">
      <w:pPr>
        <w:pStyle w:val="TAMainText"/>
        <w:numPr>
          <w:ilvl w:val="0"/>
          <w:numId w:val="15"/>
        </w:numPr>
        <w:spacing w:line="240" w:lineRule="auto"/>
      </w:pPr>
      <w:r>
        <w:t>Area features are generated using open source PyMol given the PDBs.</w:t>
      </w:r>
    </w:p>
    <w:p w14:paraId="196AEA70" w14:textId="536C20CD" w:rsidR="00CF5303" w:rsidRDefault="667D6E15" w:rsidP="4D5DD1F4">
      <w:pPr>
        <w:pStyle w:val="TAMainText"/>
        <w:numPr>
          <w:ilvl w:val="0"/>
          <w:numId w:val="15"/>
        </w:numPr>
        <w:spacing w:line="240" w:lineRule="auto"/>
        <w:rPr>
          <w:rFonts w:eastAsia="Garamond" w:cs="Garamond"/>
          <w:szCs w:val="24"/>
        </w:rPr>
      </w:pPr>
      <w:r>
        <w:t>Volume features are generated using ProteinVolume given the PDBs.</w:t>
      </w:r>
      <w:r w:rsidR="3BC6233F">
        <w:t xml:space="preserve"> </w:t>
      </w:r>
    </w:p>
    <w:p w14:paraId="4A1BE48A" w14:textId="2C583D93" w:rsidR="00CF5303" w:rsidRDefault="00CF5303" w:rsidP="00256008">
      <w:pPr>
        <w:pStyle w:val="TAMainText"/>
        <w:numPr>
          <w:ilvl w:val="0"/>
          <w:numId w:val="15"/>
        </w:numPr>
        <w:spacing w:line="240" w:lineRule="auto"/>
        <w:rPr>
          <w:szCs w:val="24"/>
        </w:rPr>
      </w:pPr>
      <w:r>
        <w:t xml:space="preserve">Features are generated </w:t>
      </w:r>
      <w:r w:rsidR="0026336C">
        <w:t xml:space="preserve">from </w:t>
      </w:r>
      <w:r>
        <w:t>molecular fingerprints.</w:t>
      </w:r>
    </w:p>
    <w:p w14:paraId="72CA30FF" w14:textId="2BDF1D25" w:rsidR="0026336C" w:rsidRDefault="0026336C" w:rsidP="0026336C">
      <w:pPr>
        <w:pStyle w:val="TAMainText"/>
        <w:numPr>
          <w:ilvl w:val="1"/>
          <w:numId w:val="15"/>
        </w:numPr>
        <w:spacing w:line="240" w:lineRule="auto"/>
      </w:pPr>
      <w:r>
        <w:t>Molecular fingerprints are generated using E3FP given SMILES.</w:t>
      </w:r>
    </w:p>
    <w:p w14:paraId="37654DE2" w14:textId="1097D703" w:rsidR="00CF5303" w:rsidRDefault="00CF5303" w:rsidP="00256008">
      <w:pPr>
        <w:pStyle w:val="TAMainText"/>
        <w:numPr>
          <w:ilvl w:val="1"/>
          <w:numId w:val="15"/>
        </w:numPr>
        <w:spacing w:line="240" w:lineRule="auto"/>
      </w:pPr>
      <w:r>
        <w:t>All pairwise Euclidean distances are calculated between the molecular fingerprints using E3FP.</w:t>
      </w:r>
    </w:p>
    <w:p w14:paraId="792BC58C" w14:textId="6AD8E9BF" w:rsidR="00256008" w:rsidRDefault="00CF5303" w:rsidP="00256008">
      <w:pPr>
        <w:pStyle w:val="TAMainText"/>
        <w:numPr>
          <w:ilvl w:val="1"/>
          <w:numId w:val="15"/>
        </w:numPr>
        <w:spacing w:line="240" w:lineRule="auto"/>
      </w:pPr>
      <w:r>
        <w:t>Pairwise distances are converted to projected points in an n-dimensional space using MultiDimensional Scaling (MDS) which are dimensional</w:t>
      </w:r>
      <w:r w:rsidR="006D7F13">
        <w:t>ly</w:t>
      </w:r>
      <w:r>
        <w:t xml:space="preserve"> reduc</w:t>
      </w:r>
      <w:r w:rsidR="006D7F13">
        <w:t xml:space="preserve">ed features representing </w:t>
      </w:r>
      <w:r>
        <w:t>the molecular fingerprints.</w:t>
      </w:r>
    </w:p>
    <w:p w14:paraId="58D81B10" w14:textId="5B0CE052" w:rsidR="00D26631" w:rsidRPr="00EF5B33" w:rsidRDefault="0026336C" w:rsidP="00D26631">
      <w:pPr>
        <w:pStyle w:val="TAMainText"/>
        <w:numPr>
          <w:ilvl w:val="0"/>
          <w:numId w:val="15"/>
        </w:numPr>
        <w:spacing w:line="240" w:lineRule="auto"/>
      </w:pPr>
      <w:commentRangeStart w:id="139"/>
      <w:commentRangeStart w:id="140"/>
      <w:r>
        <w:t xml:space="preserve">Features </w:t>
      </w:r>
      <w:r w:rsidR="00D80868">
        <w:t>from all steps above are concatenated</w:t>
      </w:r>
      <w:r w:rsidR="00345C0A">
        <w:t>.</w:t>
      </w:r>
      <w:commentRangeEnd w:id="139"/>
      <w:r w:rsidR="00345C0A">
        <w:rPr>
          <w:rStyle w:val="CommentReference"/>
        </w:rPr>
        <w:commentReference w:id="139"/>
      </w:r>
      <w:commentRangeEnd w:id="140"/>
      <w:r w:rsidR="00C101F8">
        <w:rPr>
          <w:rStyle w:val="CommentReference"/>
        </w:rPr>
        <w:commentReference w:id="140"/>
      </w:r>
    </w:p>
    <w:p w14:paraId="3B054E64" w14:textId="31EBB30B" w:rsidR="008066FD" w:rsidRDefault="008066FD" w:rsidP="004765CC">
      <w:pPr>
        <w:pStyle w:val="TAMainText"/>
        <w:spacing w:after="240" w:line="276" w:lineRule="auto"/>
        <w:ind w:firstLine="0"/>
        <w:rPr>
          <w:b/>
        </w:rPr>
      </w:pPr>
    </w:p>
    <w:p w14:paraId="2979E63B" w14:textId="4F5FEBC9" w:rsidR="001F62B6" w:rsidRDefault="001F62B6" w:rsidP="004765CC">
      <w:pPr>
        <w:pStyle w:val="TAMainText"/>
        <w:spacing w:after="240" w:line="276" w:lineRule="auto"/>
        <w:ind w:firstLine="0"/>
        <w:rPr>
          <w:b/>
        </w:rPr>
      </w:pPr>
    </w:p>
    <w:p w14:paraId="682EB21A" w14:textId="7DD3F73C" w:rsidR="001F62B6" w:rsidRDefault="008E12B9" w:rsidP="004765CC">
      <w:pPr>
        <w:pStyle w:val="TAMainText"/>
        <w:spacing w:after="240" w:line="276" w:lineRule="auto"/>
        <w:ind w:firstLine="0"/>
        <w:rPr>
          <w:b/>
        </w:rPr>
      </w:pPr>
      <w:r w:rsidRPr="008E12B9">
        <w:rPr>
          <w:b/>
        </w:rPr>
        <w:t>Training and evaluation of predictors.</w:t>
      </w:r>
      <w:r>
        <w:rPr>
          <w:b/>
        </w:rPr>
        <w:t xml:space="preserve"> </w:t>
      </w:r>
      <w:r w:rsidRPr="008E12B9">
        <w:t>For Christian.</w:t>
      </w:r>
    </w:p>
    <w:p w14:paraId="41264BBF" w14:textId="77777777" w:rsidR="008E12B9" w:rsidRPr="008E12B9" w:rsidRDefault="008E12B9" w:rsidP="008E12B9">
      <w:pPr>
        <w:pStyle w:val="TAMainText"/>
        <w:rPr>
          <w:b/>
        </w:rPr>
      </w:pPr>
      <w:r w:rsidRPr="008E12B9">
        <w:rPr>
          <w:b/>
          <w:noProof/>
        </w:rPr>
        <w:drawing>
          <wp:inline distT="0" distB="0" distL="0" distR="0" wp14:anchorId="0407C9AD" wp14:editId="39D09E22">
            <wp:extent cx="2810856" cy="27559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3722" cy="2758710"/>
                    </a:xfrm>
                    <a:prstGeom prst="rect">
                      <a:avLst/>
                    </a:prstGeom>
                  </pic:spPr>
                </pic:pic>
              </a:graphicData>
            </a:graphic>
          </wp:inline>
        </w:drawing>
      </w:r>
    </w:p>
    <w:p w14:paraId="34FDD455" w14:textId="63EED33F" w:rsidR="008E12B9" w:rsidRPr="008E12B9" w:rsidRDefault="008E12B9" w:rsidP="008E12B9">
      <w:pPr>
        <w:pStyle w:val="TAMainText"/>
        <w:spacing w:after="240" w:line="276" w:lineRule="auto"/>
        <w:ind w:firstLine="0"/>
      </w:pPr>
      <w:r w:rsidRPr="008E12B9">
        <w:rPr>
          <w:b/>
        </w:rPr>
        <w:t xml:space="preserve">Figure </w:t>
      </w:r>
      <w:r>
        <w:rPr>
          <w:b/>
        </w:rPr>
        <w:t>4</w:t>
      </w:r>
      <w:r w:rsidRPr="008E12B9">
        <w:rPr>
          <w:b/>
        </w:rPr>
        <w:t xml:space="preserve">. </w:t>
      </w:r>
      <w:r w:rsidRPr="008E12B9">
        <w:t>Training and evaluation of predictors. For Christian.</w:t>
      </w:r>
      <w:r w:rsidR="003C160C">
        <w:t xml:space="preserve"> </w:t>
      </w:r>
      <w:r w:rsidR="003C160C" w:rsidRPr="003C160C">
        <w:t xml:space="preserve">Figure1. Evaluation of several predictors during training. </w:t>
      </w:r>
    </w:p>
    <w:p w14:paraId="02D87692" w14:textId="41A21CE6" w:rsidR="008E12B9" w:rsidRPr="008E12B9" w:rsidRDefault="008E12B9" w:rsidP="004765CC">
      <w:pPr>
        <w:pStyle w:val="TAMainText"/>
        <w:spacing w:after="240" w:line="276" w:lineRule="auto"/>
        <w:ind w:firstLine="0"/>
      </w:pPr>
      <w:r w:rsidRPr="008E12B9">
        <w:t>Additionally to the evaluation on the test sets, we wanted to generate new data to evaluate in a truly unbiased fashion our predictors.</w:t>
      </w:r>
      <w:r w:rsidR="000E60FB">
        <w:t xml:space="preserve"> Particularly, as the </w:t>
      </w:r>
      <w:r w:rsidR="001058B0">
        <w:t xml:space="preserve">two </w:t>
      </w:r>
      <w:r w:rsidR="000E60FB">
        <w:t xml:space="preserve">known existing predictors </w:t>
      </w:r>
      <w:r w:rsidR="001058B0">
        <w:t>(ESP</w:t>
      </w:r>
      <w:r w:rsidR="001058B0" w:rsidRPr="001058B0">
        <w:fldChar w:fldCharType="begin" w:fldLock="1"/>
      </w:r>
      <w:r w:rsidR="0067009A">
        <w:instrText>ADDIN CSL_CITATION {"citationItems":[{"id":"ITEM-1","itemData":{"author":[{"dropping-particle":"","family":"Kroll","given":"Alexander","non-dropping-particle":"","parse-names":false,"suffix":""},{"dropping-particle":"","family":"Ranjan","given":"Sahasra","non-dropping-particle":"","parse-names":false,"suffix":""},{"dropping-particle":"","family":"Engqvist","given":"Martin K M","non-dropping-particle":"","parse-names":false,"suffix":""},{"dropping-particle":"","family":"Lercher","given":"Martin J","non-dropping-particle":"","parse-names":false,"suffix":""}],"container-title":"BioRxiv","id":"ITEM-1","issued":{"date-parts":[["2022"]]},"page":"1-28","title":"The substrate scopes of enzymes : a general prediction model based on machine and deep learning","type":"article-journal"},"uris":["http://www.mendeley.com/documents/?uuid=ace66cc5-7c73-4b44-816d-a43fc7ddd0b1"]}],"mendeley":{"formattedCitation":"&lt;sup&gt;11&lt;/sup&gt;","plainTextFormattedCitation":"11","previouslyFormattedCitation":"&lt;sup&gt;11&lt;/sup&gt;"},"properties":{"noteIndex":0},"schema":"https://github.com/citation-style-language/schema/raw/master/csl-citation.json"}</w:instrText>
      </w:r>
      <w:r w:rsidR="001058B0" w:rsidRPr="001058B0">
        <w:fldChar w:fldCharType="separate"/>
      </w:r>
      <w:r w:rsidR="0067009A" w:rsidRPr="0067009A">
        <w:rPr>
          <w:noProof/>
          <w:vertAlign w:val="superscript"/>
        </w:rPr>
        <w:t>11</w:t>
      </w:r>
      <w:r w:rsidR="001058B0" w:rsidRPr="001058B0">
        <w:fldChar w:fldCharType="end"/>
      </w:r>
      <w:r w:rsidR="001058B0">
        <w:t xml:space="preserve"> and GT-predict</w:t>
      </w:r>
      <w:r w:rsidR="001058B0" w:rsidRPr="001058B0">
        <w:fldChar w:fldCharType="begin" w:fldLock="1"/>
      </w:r>
      <w:r w:rsidR="00F5574D">
        <w:instrText>ADDIN CSL_CITATION {"citationItems":[{"id":"ITEM-1","itemData":{"abstract":"The elucidation and prediction of how changes in a protein result in altered activities and selectivities remain a major challenge in chemistry. Two hurdles have prevented accurate family-wide models: obtaining (i) diverse datasets and (ii) suitable parameter frameworks that encapsulate activities in large sets. Here, we show that a relatively small but broad activity dataset is sufficient to train algorithms for functional prediction over the entire glycosyltransferase superfamily 1 (GT1) of the plant Arabidopsis thaliana. Whereas sequence analysis alone failed for GT1 substrate utilization patterns, our chemical–bioinformatic model, GT-Predict, succeeded by coupling physicochemical features with isozyme-recognition patterns over the family. GT-Predict identified GT1 biocatalysts for novel substrates and enabled functional annotation of uncharacterized GT1s. Finally, analyses of GT-Predict decision pathways revealed structural modulators of substrate recognition, thus providing information on mechanisms. This multifaceted approach to enzyme prediction may guide the streamlined utilization (and design) of biocatalysts and the discovery of other family-wide protein functions.","author":[{"dropping-particle":"","family":"Yang","given":"Min","non-dropping-particle":"","parse-names":false,"suffix":""},{"dropping-particle":"","family":"Fehl","given":"Charlie","non-dropping-particle":"","parse-names":false,"suffix":""},{"dropping-particle":"V.","family":"Lees","given":"Karen","non-dropping-particle":"","parse-names":false,"suffix":""},{"dropping-particle":"","family":"Lim","given":"Eng-kiat Kiat","non-dropping-particle":"","parse-names":false,"suffix":""},{"dropping-particle":"","family":"Offen","given":"Wendy A.","non-dropping-particle":"","parse-names":false,"suffix":""},{"dropping-particle":"","family":"Davies","given":"Gideon J.","non-dropping-particle":"","parse-names":false,"suffix":""},{"dropping-particle":"","family":"Bowles","given":"Dianna J.","non-dropping-particle":"","parse-names":false,"suffix":""},{"dropping-particle":"","family":"Davidson","given":"Matthew G.","non-dropping-particle":"","parse-names":false,"suffix":""},{"dropping-particle":"","family":"Roberts","given":"Stephen J.","non-dropping-particle":"","parse-names":false,"suffix":""},{"dropping-particle":"","family":"Davis","given":"Benjamin G.","non-dropping-particle":"","parse-names":false,"suffix":""}],"container-title":"Nature Chemical Biology","id":"ITEM-1","issue":"12","issued":{"date-parts":[["2018"]]},"page":"1109-1117","publisher":"Springer US","title":"Functional and informatics analysis enables glycosyltransferase activity prediction","type":"article-journal","volume":"14"},"uris":["http://www.mendeley.com/documents/?uuid=387aa07a-9822-4155-bcde-e649f966b621"]}],"mendeley":{"formattedCitation":"&lt;sup&gt;2&lt;/sup&gt;","plainTextFormattedCitation":"2","previouslyFormattedCitation":"&lt;sup&gt;2&lt;/sup&gt;"},"properties":{"noteIndex":0},"schema":"https://github.com/citation-style-language/schema/raw/master/csl-citation.json"}</w:instrText>
      </w:r>
      <w:r w:rsidR="001058B0" w:rsidRPr="001058B0">
        <w:fldChar w:fldCharType="separate"/>
      </w:r>
      <w:r w:rsidR="00C76CF5" w:rsidRPr="00C76CF5">
        <w:rPr>
          <w:noProof/>
          <w:vertAlign w:val="superscript"/>
        </w:rPr>
        <w:t>2</w:t>
      </w:r>
      <w:r w:rsidR="001058B0" w:rsidRPr="001058B0">
        <w:fldChar w:fldCharType="end"/>
      </w:r>
      <w:r w:rsidR="001058B0">
        <w:t xml:space="preserve">) </w:t>
      </w:r>
      <w:r w:rsidR="000E60FB">
        <w:t>fail to provide accurate predictions about molecules absent from their training datasets, we wanted to assess how our predictors performed towards molecules it was naïve towards.</w:t>
      </w:r>
    </w:p>
    <w:p w14:paraId="1543112D" w14:textId="7691194F" w:rsidR="00A953F1" w:rsidRPr="00EF5B33" w:rsidRDefault="008E12B9" w:rsidP="004765CC">
      <w:pPr>
        <w:pStyle w:val="TAMainText"/>
        <w:spacing w:after="240" w:line="276" w:lineRule="auto"/>
        <w:ind w:firstLine="0"/>
      </w:pPr>
      <w:r>
        <w:rPr>
          <w:b/>
        </w:rPr>
        <w:lastRenderedPageBreak/>
        <w:t>Parsing the sequence space to identify catalysts</w:t>
      </w:r>
      <w:r w:rsidR="008066FD" w:rsidRPr="008066FD">
        <w:rPr>
          <w:b/>
        </w:rPr>
        <w:t xml:space="preserve">. </w:t>
      </w:r>
      <w:r w:rsidR="00E87EEE">
        <w:t>To assess the usefulness of the predictor</w:t>
      </w:r>
      <w:r w:rsidR="00A953F1">
        <w:t xml:space="preserve"> to hunt for the right catalyst within all available sequences, we ranked all sequences from the CAZy database (xx.xxx as of date) for their likelihood to glycosylate indoxyl. Indeed, the gl</w:t>
      </w:r>
      <w:r w:rsidR="009F53A0">
        <w:t xml:space="preserve">ucoside of indoxyl, indican, is the natural precursor of indigo and a potential road for sustainable biotechnological denim dyeing. Among the top scorers was </w:t>
      </w:r>
      <w:r w:rsidR="009F53A0" w:rsidRPr="00914AA0">
        <w:rPr>
          <w:i/>
        </w:rPr>
        <w:t>Pt</w:t>
      </w:r>
      <w:r w:rsidR="009F53A0">
        <w:t>UGT</w:t>
      </w:r>
      <w:r w:rsidR="002F5A30">
        <w:t>1, which is both the natural catalyst for this reaction in the indigo plant, and was demonstrated as a</w:t>
      </w:r>
      <w:r w:rsidR="009F53A0">
        <w:t xml:space="preserve"> </w:t>
      </w:r>
      <w:r w:rsidR="002F5A30">
        <w:t xml:space="preserve">potent catalyst for indicant synthesis </w:t>
      </w:r>
      <w:r w:rsidR="009F53A0">
        <w:t xml:space="preserve">(ref BioRxiv, </w:t>
      </w:r>
      <w:r w:rsidR="002F5A30">
        <w:t xml:space="preserve">nat chem biol). Another top scorer among the enzymes of the training dataset was </w:t>
      </w:r>
      <w:r w:rsidR="002F5A30" w:rsidRPr="00914AA0">
        <w:rPr>
          <w:i/>
        </w:rPr>
        <w:t>Nt</w:t>
      </w:r>
      <w:r w:rsidR="002F5A30">
        <w:t xml:space="preserve">UGT from the tobacco plant, which indeed glycosylated indoxyl and allowed for the synthesis of indican. </w:t>
      </w:r>
      <w:r w:rsidR="00A953F1" w:rsidRPr="00A953F1">
        <w:t xml:space="preserve">Interestingly, </w:t>
      </w:r>
      <w:r w:rsidR="00A953F1" w:rsidRPr="00A953F1">
        <w:rPr>
          <w:i/>
        </w:rPr>
        <w:t>Nt</w:t>
      </w:r>
      <w:r w:rsidR="00A953F1" w:rsidRPr="00A953F1">
        <w:t xml:space="preserve">UGT and </w:t>
      </w:r>
      <w:r w:rsidR="00A953F1" w:rsidRPr="00A953F1">
        <w:rPr>
          <w:i/>
        </w:rPr>
        <w:t>Pt</w:t>
      </w:r>
      <w:r w:rsidR="00A953F1" w:rsidRPr="00A953F1">
        <w:t>UGT</w:t>
      </w:r>
      <w:r w:rsidR="002F5A30">
        <w:t>1</w:t>
      </w:r>
      <w:r w:rsidR="00A953F1" w:rsidRPr="00A953F1">
        <w:t xml:space="preserve"> were predicted and found active on indoxyl, while both enzymes were inactive on its closest chemical analogue in the dataset, indole-3-carboxylic acid. </w:t>
      </w:r>
      <w:r w:rsidR="00DC355F">
        <w:t>While there was</w:t>
      </w:r>
      <w:commentRangeStart w:id="141"/>
      <w:r w:rsidR="00DC355F">
        <w:t xml:space="preserve"> a clear bias favoring enzymes from the training dataset, the “biotechnological predictor” </w:t>
      </w:r>
      <w:commentRangeEnd w:id="141"/>
      <w:r w:rsidR="00DC355F">
        <w:rPr>
          <w:rStyle w:val="CommentReference"/>
        </w:rPr>
        <w:commentReference w:id="141"/>
      </w:r>
      <w:r w:rsidR="00DC355F">
        <w:t>correctly identified useful catalysts.</w:t>
      </w:r>
    </w:p>
    <w:p w14:paraId="48B2A97F" w14:textId="51CD673F" w:rsidR="00CB2F44" w:rsidRDefault="00285DF1" w:rsidP="004765CC">
      <w:pPr>
        <w:pStyle w:val="TAMainText"/>
        <w:spacing w:after="240" w:line="276" w:lineRule="auto"/>
        <w:ind w:firstLine="0"/>
      </w:pPr>
      <w:r w:rsidRPr="00285DF1">
        <w:rPr>
          <w:b/>
        </w:rPr>
        <w:t>Assessment of the predictors on newly generated datasets.</w:t>
      </w:r>
      <w:r>
        <w:rPr>
          <w:b/>
        </w:rPr>
        <w:t xml:space="preserve"> </w:t>
      </w:r>
      <w:r w:rsidR="00CB2F44" w:rsidRPr="00914AA0">
        <w:t xml:space="preserve">Given that the first selected chemical feature was the </w:t>
      </w:r>
      <w:r w:rsidR="00A40094">
        <w:t>presence of a phenolic oxygen, together with the fact that from</w:t>
      </w:r>
      <w:r w:rsidR="008066FD">
        <w:t xml:space="preserve"> both</w:t>
      </w:r>
      <w:r w:rsidR="00A40094">
        <w:t xml:space="preserve"> the GT-predict dataset </w:t>
      </w:r>
      <w:r w:rsidR="008066FD">
        <w:t>and our dataset, a</w:t>
      </w:r>
      <w:r w:rsidR="00A40094">
        <w:t xml:space="preserve">ll enzymes were active on </w:t>
      </w:r>
      <w:r w:rsidR="008066FD">
        <w:t>some phenols or</w:t>
      </w:r>
      <w:r w:rsidR="00A40094">
        <w:t xml:space="preserve"> polyphenols, we decided to validate our data on </w:t>
      </w:r>
      <w:r w:rsidR="008066FD">
        <w:t>such acceptors</w:t>
      </w:r>
      <w:r w:rsidR="00A40094">
        <w:t xml:space="preserve">. </w:t>
      </w:r>
      <w:r w:rsidR="008066FD">
        <w:t xml:space="preserve">Indeed, they represent more interesting biotechnological glycosylation targets, due to i) their numerous health benefits, ii) their low solubility without glycosides; and iii) </w:t>
      </w:r>
      <w:r w:rsidR="001F62B6">
        <w:t>the increase complexity for chemical glycosylation, due to the necessity to ensure regioselectivity. Moreover, it allows to assess</w:t>
      </w:r>
      <w:r w:rsidR="00A40094">
        <w:t xml:space="preserve"> </w:t>
      </w:r>
      <w:r w:rsidR="001F62B6">
        <w:t>whether</w:t>
      </w:r>
      <w:r w:rsidR="00A40094">
        <w:t xml:space="preserve"> the predictor could discriminate between</w:t>
      </w:r>
      <w:r w:rsidR="001F62B6">
        <w:t xml:space="preserve"> rather</w:t>
      </w:r>
      <w:r w:rsidR="00A40094">
        <w:t xml:space="preserve"> subtle differences.</w:t>
      </w:r>
      <w:r w:rsidRPr="008E12B9">
        <w:t xml:space="preserve"> </w:t>
      </w:r>
      <w:r>
        <w:t xml:space="preserve">We thus generated a new dataset, evaluating 47 (poly)phenolic acceptors absent from the training sets (Figure 5A), against 8 new GT1 sequences selected to be as different as possible from the one present in the training set. We also assessed </w:t>
      </w:r>
      <w:r w:rsidRPr="008E12B9">
        <w:t>1833 enzyme-substrate pairs</w:t>
      </w:r>
      <w:r>
        <w:t xml:space="preserve"> using the same 47 acceptors with enzymes from our in-house library</w:t>
      </w:r>
      <w:r w:rsidR="000E60FB">
        <w:t xml:space="preserve"> (Figure 5C)</w:t>
      </w:r>
      <w:r w:rsidRPr="008E12B9">
        <w:t>. Description of enzyme selection (clustering + soluprot), production, assay. Description of results.</w:t>
      </w:r>
    </w:p>
    <w:tbl>
      <w:tblPr>
        <w:tblStyle w:val="TableGrid"/>
        <w:tblpPr w:leftFromText="180" w:rightFromText="180" w:vertAnchor="text" w:horzAnchor="margin" w:tblpY="32"/>
        <w:tblW w:w="9360" w:type="dxa"/>
        <w:tblLayout w:type="fixed"/>
        <w:tblLook w:val="06A0" w:firstRow="1" w:lastRow="0" w:firstColumn="1" w:lastColumn="0" w:noHBand="1" w:noVBand="1"/>
      </w:tblPr>
      <w:tblGrid>
        <w:gridCol w:w="4680"/>
        <w:gridCol w:w="4680"/>
      </w:tblGrid>
      <w:tr w:rsidR="00476F29" w:rsidRPr="00476F29" w14:paraId="78F396E1" w14:textId="77777777" w:rsidTr="00285DF1">
        <w:tc>
          <w:tcPr>
            <w:tcW w:w="4680" w:type="dxa"/>
          </w:tcPr>
          <w:p w14:paraId="366F0CC7" w14:textId="77777777" w:rsidR="00476F29" w:rsidRPr="00476F29" w:rsidRDefault="00476F29" w:rsidP="00476F29">
            <w:pPr>
              <w:pStyle w:val="TAMainText"/>
              <w:spacing w:after="240" w:line="276" w:lineRule="auto"/>
              <w:rPr>
                <w:rFonts w:eastAsia="Times New Roman" w:cs="Times New Roman"/>
                <w:szCs w:val="20"/>
              </w:rPr>
            </w:pPr>
            <w:r w:rsidRPr="00476F29">
              <w:rPr>
                <w:noProof/>
              </w:rPr>
              <w:drawing>
                <wp:inline distT="0" distB="0" distL="0" distR="0" wp14:anchorId="33F026BB" wp14:editId="1F0AAA7A">
                  <wp:extent cx="2828925" cy="2475310"/>
                  <wp:effectExtent l="0" t="0" r="0" b="0"/>
                  <wp:docPr id="850493238" name="Picture 85049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8925" cy="2475310"/>
                          </a:xfrm>
                          <a:prstGeom prst="rect">
                            <a:avLst/>
                          </a:prstGeom>
                        </pic:spPr>
                      </pic:pic>
                    </a:graphicData>
                  </a:graphic>
                </wp:inline>
              </w:drawing>
            </w:r>
          </w:p>
        </w:tc>
        <w:tc>
          <w:tcPr>
            <w:tcW w:w="4680" w:type="dxa"/>
          </w:tcPr>
          <w:p w14:paraId="5D49F2C7" w14:textId="77777777" w:rsidR="00476F29" w:rsidRPr="00476F29" w:rsidRDefault="00476F29" w:rsidP="00476F29">
            <w:pPr>
              <w:pStyle w:val="TAMainText"/>
              <w:spacing w:after="240" w:line="276" w:lineRule="auto"/>
              <w:rPr>
                <w:rFonts w:eastAsia="Times New Roman" w:cs="Times New Roman"/>
                <w:szCs w:val="20"/>
              </w:rPr>
            </w:pPr>
            <w:r w:rsidRPr="00476F29">
              <w:rPr>
                <w:noProof/>
              </w:rPr>
              <w:drawing>
                <wp:inline distT="0" distB="0" distL="0" distR="0" wp14:anchorId="773ADC4A" wp14:editId="2821F826">
                  <wp:extent cx="2828925" cy="2773615"/>
                  <wp:effectExtent l="0" t="0" r="0" b="1905"/>
                  <wp:docPr id="75681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8925" cy="2773615"/>
                          </a:xfrm>
                          <a:prstGeom prst="rect">
                            <a:avLst/>
                          </a:prstGeom>
                        </pic:spPr>
                      </pic:pic>
                    </a:graphicData>
                  </a:graphic>
                </wp:inline>
              </w:drawing>
            </w:r>
          </w:p>
        </w:tc>
      </w:tr>
      <w:tr w:rsidR="00285DF1" w:rsidRPr="00476F29" w14:paraId="421172C6" w14:textId="77777777" w:rsidTr="00285DF1">
        <w:tc>
          <w:tcPr>
            <w:tcW w:w="4680" w:type="dxa"/>
          </w:tcPr>
          <w:p w14:paraId="1D2DB2F4" w14:textId="3870DFF2" w:rsidR="00285DF1" w:rsidRPr="00476F29" w:rsidRDefault="00285DF1" w:rsidP="00476F29">
            <w:pPr>
              <w:pStyle w:val="TAMainText"/>
              <w:spacing w:after="240" w:line="276" w:lineRule="auto"/>
            </w:pPr>
            <w:r w:rsidRPr="00EF5B33">
              <w:rPr>
                <w:noProof/>
              </w:rPr>
              <w:lastRenderedPageBreak/>
              <w:drawing>
                <wp:inline distT="0" distB="0" distL="0" distR="0" wp14:anchorId="5D4C23C0" wp14:editId="4D04589D">
                  <wp:extent cx="5943600" cy="277357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73576"/>
                          </a:xfrm>
                          <a:prstGeom prst="rect">
                            <a:avLst/>
                          </a:prstGeom>
                          <a:noFill/>
                          <a:ln>
                            <a:noFill/>
                          </a:ln>
                        </pic:spPr>
                      </pic:pic>
                    </a:graphicData>
                  </a:graphic>
                </wp:inline>
              </w:drawing>
            </w:r>
          </w:p>
        </w:tc>
        <w:tc>
          <w:tcPr>
            <w:tcW w:w="4680" w:type="dxa"/>
          </w:tcPr>
          <w:p w14:paraId="7D37003F" w14:textId="58458971" w:rsidR="00285DF1" w:rsidRPr="00476F29" w:rsidRDefault="00285DF1" w:rsidP="00476F29">
            <w:pPr>
              <w:pStyle w:val="TAMainText"/>
              <w:spacing w:after="240" w:line="276" w:lineRule="auto"/>
            </w:pPr>
            <w:r w:rsidRPr="00EF5B33">
              <w:rPr>
                <w:noProof/>
              </w:rPr>
              <w:drawing>
                <wp:inline distT="0" distB="0" distL="0" distR="0" wp14:anchorId="7EB6959B" wp14:editId="3D96482E">
                  <wp:extent cx="5943600" cy="277357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73576"/>
                          </a:xfrm>
                          <a:prstGeom prst="rect">
                            <a:avLst/>
                          </a:prstGeom>
                          <a:noFill/>
                          <a:ln>
                            <a:noFill/>
                          </a:ln>
                        </pic:spPr>
                      </pic:pic>
                    </a:graphicData>
                  </a:graphic>
                </wp:inline>
              </w:drawing>
            </w:r>
          </w:p>
        </w:tc>
      </w:tr>
    </w:tbl>
    <w:p w14:paraId="692FF7AF" w14:textId="2E222E1B" w:rsidR="00476F29" w:rsidRPr="00914AA0" w:rsidRDefault="00285DF1" w:rsidP="004765CC">
      <w:pPr>
        <w:pStyle w:val="TAMainText"/>
        <w:spacing w:after="240" w:line="276" w:lineRule="auto"/>
        <w:ind w:firstLine="0"/>
      </w:pPr>
      <w:r w:rsidRPr="00285DF1">
        <w:rPr>
          <w:b/>
        </w:rPr>
        <w:t>Figure 5.</w:t>
      </w:r>
      <w:r>
        <w:t xml:space="preserve"> </w:t>
      </w:r>
      <w:del w:id="142" w:author="David Tezé" w:date="2022-07-08T12:42:00Z">
        <w:r w:rsidDel="00517D3A">
          <w:delText>Assesment</w:delText>
        </w:r>
      </w:del>
      <w:ins w:id="143" w:author="David Tezé" w:date="2022-07-08T12:42:00Z">
        <w:r w:rsidR="00517D3A">
          <w:t>Assessment</w:t>
        </w:r>
      </w:ins>
      <w:r>
        <w:t xml:space="preserve"> of the predictor against a large, naïve dataset. A) Representative acceptors </w:t>
      </w:r>
      <w:r w:rsidR="003C160C" w:rsidRPr="003C160C">
        <w:t xml:space="preserve">of the various families of structures used </w:t>
      </w:r>
      <w:r w:rsidR="003C160C">
        <w:t>to produce the “naive” dataset</w:t>
      </w:r>
      <w:r>
        <w:t xml:space="preserve">. The full list is available in table SX. B) </w:t>
      </w:r>
      <w:r w:rsidR="00495F8D" w:rsidRPr="00495F8D">
        <w:t>ROC curves on the algorithms on a “naïve” dataset, with both sequences far from the dataset and new acceptors with high similarity.</w:t>
      </w:r>
      <w:r>
        <w:t xml:space="preserve"> C) experimental results.</w:t>
      </w:r>
      <w:ins w:id="144" w:author="David Tezé" w:date="2022-07-08T12:45:00Z">
        <w:r w:rsidR="006B70D9">
          <w:t xml:space="preserve"> Yields of glycosylation for the conversion of 50 µM ac</w:t>
        </w:r>
        <w:r w:rsidR="006B70D9" w:rsidRPr="006B70D9">
          <w:t>ceptor</w:t>
        </w:r>
        <w:r w:rsidR="006B70D9">
          <w:t xml:space="preserve"> in presence of</w:t>
        </w:r>
        <w:r w:rsidR="006B70D9" w:rsidRPr="006B70D9">
          <w:t xml:space="preserve"> 60 µM UDP-Glc, and 20 </w:t>
        </w:r>
        <w:r w:rsidR="006B70D9">
          <w:t>µg/mL enzyme</w:t>
        </w:r>
      </w:ins>
      <w:ins w:id="145" w:author="David Tezé" w:date="2022-07-08T12:46:00Z">
        <w:r w:rsidR="006B70D9">
          <w:t xml:space="preserve">, during OVN reaction at 293 K in HEPES </w:t>
        </w:r>
      </w:ins>
      <w:ins w:id="146" w:author="David Tezé" w:date="2022-07-08T12:47:00Z">
        <w:r w:rsidR="006B70D9">
          <w:t xml:space="preserve">25 mM NaCl </w:t>
        </w:r>
      </w:ins>
      <w:ins w:id="147" w:author="David Tezé" w:date="2022-07-08T12:46:00Z">
        <w:r w:rsidR="006B70D9">
          <w:t>50 mM pH7</w:t>
        </w:r>
      </w:ins>
      <w:ins w:id="148" w:author="David Tezé" w:date="2022-07-08T12:45:00Z">
        <w:r w:rsidR="006B70D9">
          <w:t>.</w:t>
        </w:r>
      </w:ins>
      <w:r>
        <w:t xml:space="preserve"> </w:t>
      </w:r>
      <w:commentRangeStart w:id="149"/>
      <w:r>
        <w:t>D) predictions of the</w:t>
      </w:r>
      <w:commentRangeEnd w:id="149"/>
      <w:r>
        <w:rPr>
          <w:rStyle w:val="CommentReference"/>
        </w:rPr>
        <w:commentReference w:id="149"/>
      </w:r>
      <w:r>
        <w:t xml:space="preserve"> same.</w:t>
      </w:r>
    </w:p>
    <w:p w14:paraId="27DD3CAE" w14:textId="77777777" w:rsidR="00B21253" w:rsidRDefault="00B21253" w:rsidP="004765CC">
      <w:pPr>
        <w:pStyle w:val="TAMainText"/>
        <w:spacing w:after="240" w:line="276" w:lineRule="auto"/>
        <w:ind w:firstLine="0"/>
      </w:pPr>
      <w:r>
        <w:t xml:space="preserve">It is particularly interesting to observe that the predictor keeps a high accuracy despite the methodology used for the training dataset (detection of products by MS and apparent initial rates by an indirect assay) and in the validation dataset (glycosylation yields observed by reverse phase HPLC) being fundamentally different. Together with the variability in sequences and chemicals proposed between training and evaluation datasets, this result speak for a particularly robust predictor. </w:t>
      </w:r>
    </w:p>
    <w:p w14:paraId="3367B434" w14:textId="22C7F31A" w:rsidR="008357B8" w:rsidRPr="00EF5B33" w:rsidRDefault="00B21253" w:rsidP="004765CC">
      <w:pPr>
        <w:pStyle w:val="TAMainText"/>
        <w:spacing w:after="240" w:line="276" w:lineRule="auto"/>
        <w:ind w:firstLine="0"/>
      </w:pPr>
      <w:r>
        <w:t>Also markedly different from the known one, being specifically for GT1s (</w:t>
      </w:r>
      <w:r w:rsidRPr="00914AA0">
        <w:rPr>
          <w:highlight w:val="lightGray"/>
        </w:rPr>
        <w:t>can we actually try GT predict on our evaluation dataset, even if it makes little sense?</w:t>
      </w:r>
      <w:r>
        <w:t>)</w:t>
      </w:r>
      <w:r w:rsidR="00FB5E18">
        <w:t xml:space="preserve"> or for enzyme in general (</w:t>
      </w:r>
      <w:r w:rsidR="00FB5E18" w:rsidRPr="00914AA0">
        <w:rPr>
          <w:highlight w:val="lightGray"/>
        </w:rPr>
        <w:t>here we put the data from the one from BioRxiv)</w:t>
      </w:r>
      <w:r w:rsidR="00FB5E18">
        <w:t>.</w:t>
      </w:r>
      <w:r>
        <w:t xml:space="preserve"> </w:t>
      </w:r>
    </w:p>
    <w:p w14:paraId="19080BC0" w14:textId="696CB0DD" w:rsidR="003154A2" w:rsidRPr="00EF5B33" w:rsidRDefault="00846F99" w:rsidP="003C160C">
      <w:pPr>
        <w:pStyle w:val="TAMainText"/>
        <w:spacing w:after="240" w:line="276" w:lineRule="auto"/>
        <w:ind w:firstLine="0"/>
        <w:rPr>
          <w:color w:val="FF0000"/>
        </w:rPr>
      </w:pPr>
      <w:r w:rsidRPr="00EF5B33">
        <w:rPr>
          <w:b/>
          <w:color w:val="FF0000"/>
        </w:rPr>
        <w:t>Maybe</w:t>
      </w:r>
      <w:r w:rsidR="00424757" w:rsidRPr="00EF5B33">
        <w:rPr>
          <w:b/>
          <w:color w:val="FF0000"/>
        </w:rPr>
        <w:t xml:space="preserve">? </w:t>
      </w:r>
      <w:r w:rsidRPr="00EF5B33">
        <w:rPr>
          <w:color w:val="FF0000"/>
        </w:rPr>
        <w:t>C</w:t>
      </w:r>
      <w:r w:rsidR="00424757" w:rsidRPr="00EF5B33">
        <w:rPr>
          <w:color w:val="FF0000"/>
        </w:rPr>
        <w:t>omment</w:t>
      </w:r>
      <w:r w:rsidRPr="00EF5B33">
        <w:rPr>
          <w:color w:val="FF0000"/>
        </w:rPr>
        <w:t>s</w:t>
      </w:r>
      <w:r w:rsidR="00424757" w:rsidRPr="00EF5B33">
        <w:rPr>
          <w:color w:val="FF0000"/>
        </w:rPr>
        <w:t xml:space="preserve"> on the features selected, both on the chemical side, and on the sequence/structure (Fig. ¾). </w:t>
      </w:r>
      <w:r w:rsidRPr="00EF5B33">
        <w:rPr>
          <w:color w:val="FF0000"/>
        </w:rPr>
        <w:t>Comments on the encoding.</w:t>
      </w:r>
      <w:r w:rsidR="003C160C">
        <w:rPr>
          <w:color w:val="FF0000"/>
        </w:rPr>
        <w:t xml:space="preserve"> </w:t>
      </w:r>
      <w:r w:rsidR="00AB34C5" w:rsidRPr="00EF5B33">
        <w:rPr>
          <w:color w:val="FF0000"/>
        </w:rPr>
        <w:t xml:space="preserve">FIGURES. </w:t>
      </w:r>
      <w:r w:rsidR="007B3633" w:rsidRPr="00EF5B33">
        <w:rPr>
          <w:color w:val="FF0000"/>
        </w:rPr>
        <w:t xml:space="preserve">Figure 1: 4 panels ROC curves, with GT predict, at some of our steps (let’s forget we did not set thresholds correctly at the beginning, but the improvement by balancing the dataset, and the two training modes (max AUC, max initial slopes) could be there. </w:t>
      </w:r>
    </w:p>
    <w:p w14:paraId="64B777C6" w14:textId="77777777" w:rsidR="003154A2" w:rsidRPr="00EF5B33" w:rsidRDefault="003154A2" w:rsidP="004765CC">
      <w:pPr>
        <w:spacing w:line="276" w:lineRule="auto"/>
      </w:pPr>
    </w:p>
    <w:p w14:paraId="6D7ADB84" w14:textId="63CEFAC3" w:rsidR="00AB34C5" w:rsidRPr="00EF5B33" w:rsidRDefault="00AB34C5" w:rsidP="004765CC">
      <w:pPr>
        <w:pStyle w:val="VBChartTitle"/>
        <w:spacing w:after="240" w:line="276" w:lineRule="auto"/>
        <w:jc w:val="left"/>
      </w:pPr>
    </w:p>
    <w:p w14:paraId="53EED3AC" w14:textId="0CDA9B29" w:rsidR="002C01C8" w:rsidRPr="00EF5B33" w:rsidRDefault="002C01C8" w:rsidP="004765CC">
      <w:pPr>
        <w:spacing w:line="276" w:lineRule="auto"/>
      </w:pPr>
    </w:p>
    <w:p w14:paraId="3F8BE5E7" w14:textId="4D5020BF" w:rsidR="002C01C8" w:rsidRPr="00EF5B33" w:rsidRDefault="002C01C8" w:rsidP="004765CC">
      <w:pPr>
        <w:spacing w:line="276" w:lineRule="auto"/>
      </w:pPr>
    </w:p>
    <w:p w14:paraId="5C674A1D" w14:textId="34145776" w:rsidR="002A519B" w:rsidRPr="00EF5B33" w:rsidRDefault="002A519B" w:rsidP="004765CC">
      <w:pPr>
        <w:spacing w:line="276" w:lineRule="auto"/>
      </w:pPr>
    </w:p>
    <w:p w14:paraId="54CA00DA" w14:textId="62625343" w:rsidR="002A519B" w:rsidRPr="00EF5B33" w:rsidRDefault="002A519B" w:rsidP="004765CC">
      <w:pPr>
        <w:spacing w:line="276" w:lineRule="auto"/>
      </w:pPr>
    </w:p>
    <w:p w14:paraId="1199ED8C" w14:textId="77777777" w:rsidR="00C879A3" w:rsidRPr="00EF5B33" w:rsidRDefault="002A519B" w:rsidP="004765CC">
      <w:pPr>
        <w:spacing w:line="276" w:lineRule="auto"/>
      </w:pPr>
      <w:r w:rsidRPr="00EF5B33">
        <w:t xml:space="preserve">From the training and using sequence selection </w:t>
      </w:r>
      <w:r w:rsidRPr="00EF5B33">
        <w:rPr>
          <w:color w:val="FF0000"/>
        </w:rPr>
        <w:t>*insert by Christian*</w:t>
      </w:r>
      <w:r w:rsidRPr="00EF5B33">
        <w:t xml:space="preserve">, the most relevant features according to the algorithm can be highlighted. The first selected chemical feature was the presence of a phenolic oxygen, which is </w:t>
      </w:r>
      <w:r w:rsidR="00C879A3" w:rsidRPr="00EF5B33">
        <w:t xml:space="preserve">consistent with what is known in the literature, with all GT1s displaying activity against phenols, and most against polyphenols (ref GT predict + others). The other most selected features were related to the total volume of the acceptor, and the MSD (have to read more here, or insert by Christian). </w:t>
      </w:r>
    </w:p>
    <w:p w14:paraId="71212999" w14:textId="74D0A272" w:rsidR="002A519B" w:rsidRPr="00EF5B33" w:rsidRDefault="00C879A3" w:rsidP="004765CC">
      <w:pPr>
        <w:spacing w:line="276" w:lineRule="auto"/>
        <w:rPr>
          <w:color w:val="FF0000"/>
        </w:rPr>
      </w:pPr>
      <w:r w:rsidRPr="00EF5B33">
        <w:rPr>
          <w:color w:val="FF0000"/>
        </w:rPr>
        <w:t xml:space="preserve">On the structure, pinpointing residues: big question on Christian: are the one-hot predictors not barcoding the enzymes? I mean taking any feature that will pinpoint a specific sequence or group of sequences.   </w:t>
      </w:r>
    </w:p>
    <w:p w14:paraId="7B5F7A62" w14:textId="599581E0" w:rsidR="00130953" w:rsidRPr="00914AA0" w:rsidRDefault="00130953">
      <w:pPr>
        <w:pStyle w:val="Heading1"/>
        <w:pPrChange w:id="150" w:author="Christian Madsen" w:date="2022-07-15T19:08:00Z">
          <w:pPr>
            <w:spacing w:line="276" w:lineRule="auto"/>
          </w:pPr>
        </w:pPrChange>
      </w:pPr>
      <w:commentRangeStart w:id="151"/>
      <w:r w:rsidRPr="005C3B0C">
        <w:t xml:space="preserve">Perspectives </w:t>
      </w:r>
      <w:commentRangeEnd w:id="151"/>
      <w:r w:rsidR="00506687" w:rsidRPr="00914AA0">
        <w:rPr>
          <w:rStyle w:val="CommentReference"/>
        </w:rPr>
        <w:commentReference w:id="151"/>
      </w:r>
      <w:r w:rsidRPr="00914AA0">
        <w:t>/ conclusions</w:t>
      </w:r>
      <w:del w:id="152" w:author="Christian Madsen" w:date="2022-07-15T19:08:00Z">
        <w:r w:rsidRPr="00914AA0" w:rsidDel="00257201">
          <w:delText>.</w:delText>
        </w:r>
      </w:del>
    </w:p>
    <w:p w14:paraId="57A4588C" w14:textId="60C83766" w:rsidR="00130953" w:rsidRDefault="006D44A6" w:rsidP="009A144E">
      <w:pPr>
        <w:spacing w:line="276" w:lineRule="auto"/>
      </w:pPr>
      <w:r>
        <w:t xml:space="preserve">In this work, we demonstrated the synergistic effect of high-throughput data generation </w:t>
      </w:r>
      <w:r w:rsidR="009A144E">
        <w:t>with chemically-</w:t>
      </w:r>
      <w:r>
        <w:t>informed predictors training. Indeed, we proposed the most accurate</w:t>
      </w:r>
      <w:ins w:id="153" w:author="David Tezé" w:date="2022-07-08T12:41:00Z">
        <w:r w:rsidR="00F5574D">
          <w:t xml:space="preserve"> and robust</w:t>
        </w:r>
      </w:ins>
      <w:r>
        <w:t xml:space="preserve"> enzyme specificity predictor to date, obtained through the generation of the largest experimental dataset on GT1s. Using knowledge about the enzymatic structure, we could focus on the relevant part of the enzymes’ sequences, and knowledge about the mechanism allowed for the generation of a balanced dataset</w:t>
      </w:r>
      <w:r w:rsidR="009A144E">
        <w:t xml:space="preserve"> by constructing</w:t>
      </w:r>
      <w:r w:rsidR="009A144E" w:rsidRPr="009A144E">
        <w:t xml:space="preserve"> artificial </w:t>
      </w:r>
      <w:ins w:id="154" w:author="David Tezé" w:date="2022-07-08T12:39:00Z">
        <w:r w:rsidR="00F5574D">
          <w:t xml:space="preserve">yet true </w:t>
        </w:r>
      </w:ins>
      <w:r w:rsidR="009A144E" w:rsidRPr="009A144E">
        <w:t>negatives</w:t>
      </w:r>
      <w:ins w:id="155" w:author="David Tezé" w:date="2022-07-08T12:39:00Z">
        <w:r w:rsidR="00F5574D">
          <w:t xml:space="preserve"> – contrarily to the assumption used by </w:t>
        </w:r>
      </w:ins>
      <w:ins w:id="156" w:author="David Tezé" w:date="2022-07-08T12:40:00Z">
        <w:r w:rsidR="00F5574D">
          <w:t>ESP that any non-descript molecule similar to a described substrate is not a substrate by definition</w:t>
        </w:r>
      </w:ins>
      <w:r>
        <w:t xml:space="preserve">. </w:t>
      </w:r>
      <w:r w:rsidR="00506687">
        <w:t xml:space="preserve">Particularly, </w:t>
      </w:r>
      <w:r w:rsidR="009A144E">
        <w:t xml:space="preserve">the </w:t>
      </w:r>
      <w:r w:rsidR="00506687">
        <w:t>predictor</w:t>
      </w:r>
      <w:r w:rsidR="009A144E">
        <w:t xml:space="preserve"> is</w:t>
      </w:r>
      <w:r w:rsidR="00506687">
        <w:t xml:space="preserve"> consistent despite </w:t>
      </w:r>
      <w:r w:rsidR="009A144E">
        <w:t xml:space="preserve">the </w:t>
      </w:r>
      <w:r w:rsidR="00506687">
        <w:t xml:space="preserve">very different types of data </w:t>
      </w:r>
      <w:r w:rsidR="009A144E">
        <w:t xml:space="preserve">presented </w:t>
      </w:r>
      <w:r w:rsidR="00506687">
        <w:t>in training set (</w:t>
      </w:r>
      <w:r w:rsidR="009A144E">
        <w:t>various format from literature, product detection from</w:t>
      </w:r>
      <w:r w:rsidR="00506687">
        <w:t xml:space="preserve"> GT</w:t>
      </w:r>
      <w:ins w:id="157" w:author="David Tezé" w:date="2022-07-07T20:49:00Z">
        <w:r w:rsidR="00C76CF5">
          <w:t>-</w:t>
        </w:r>
      </w:ins>
      <w:r w:rsidR="00506687">
        <w:t>pred</w:t>
      </w:r>
      <w:ins w:id="158" w:author="David Tezé" w:date="2022-07-07T20:49:00Z">
        <w:r w:rsidR="00C76CF5">
          <w:t>ict</w:t>
        </w:r>
      </w:ins>
      <w:r w:rsidR="00506687">
        <w:t>,</w:t>
      </w:r>
      <w:r w:rsidR="009A144E">
        <w:t xml:space="preserve"> apparent rates</w:t>
      </w:r>
      <w:r w:rsidR="00506687">
        <w:t xml:space="preserve"> pTMH and HTS) and </w:t>
      </w:r>
      <w:r w:rsidR="009A144E">
        <w:t xml:space="preserve">in the algorithm </w:t>
      </w:r>
      <w:r w:rsidR="00506687">
        <w:t>evaluation (</w:t>
      </w:r>
      <w:r w:rsidR="009A144E">
        <w:t xml:space="preserve">reaction </w:t>
      </w:r>
      <w:r w:rsidR="00506687">
        <w:t>yields</w:t>
      </w:r>
      <w:r w:rsidR="009A144E">
        <w:t xml:space="preserve"> by HPLC</w:t>
      </w:r>
      <w:r w:rsidR="00506687">
        <w:t>).</w:t>
      </w:r>
      <w:r w:rsidR="009A144E">
        <w:t xml:space="preserve"> </w:t>
      </w:r>
      <w:r w:rsidR="00506687">
        <w:t>Importantly,</w:t>
      </w:r>
      <w:r w:rsidR="009A144E">
        <w:t xml:space="preserve"> the algorith</w:t>
      </w:r>
      <w:r w:rsidR="006D5952">
        <w:t>m</w:t>
      </w:r>
      <w:r w:rsidR="00506687">
        <w:t xml:space="preserve"> discriminate very well between close sequences and close molecules</w:t>
      </w:r>
      <w:r w:rsidR="009A144E">
        <w:t>, and perform well on molecules absent from the training set</w:t>
      </w:r>
      <w:r w:rsidR="00506687">
        <w:t>.</w:t>
      </w:r>
      <w:r w:rsidR="009A144E">
        <w:t xml:space="preserve"> Moreover, the addition of new data is straightforward</w:t>
      </w:r>
      <w:r w:rsidR="00506687">
        <w:t>,</w:t>
      </w:r>
      <w:r w:rsidR="009A144E">
        <w:t xml:space="preserve"> thus</w:t>
      </w:r>
      <w:r w:rsidR="00506687">
        <w:t xml:space="preserve"> the structure exist for predictors</w:t>
      </w:r>
      <w:r w:rsidR="009A144E">
        <w:t xml:space="preserve"> improvements</w:t>
      </w:r>
      <w:r w:rsidR="00506687">
        <w:t xml:space="preserve"> in the future </w:t>
      </w:r>
      <w:r w:rsidR="009A144E">
        <w:t>along with the availability of new data</w:t>
      </w:r>
      <w:r w:rsidR="00506687">
        <w:t>.</w:t>
      </w:r>
      <w:r w:rsidR="009A144E">
        <w:t xml:space="preserve"> Furthermore, we provide a p</w:t>
      </w:r>
      <w:r w:rsidR="00506687">
        <w:t>ipeline for automated features generation on chemicals</w:t>
      </w:r>
      <w:r w:rsidR="009A144E">
        <w:t>, which could be used for any other enzyme class</w:t>
      </w:r>
      <w:r w:rsidR="00506687">
        <w:t>.</w:t>
      </w:r>
    </w:p>
    <w:p w14:paraId="11D1A2A1" w14:textId="642EA8E9" w:rsidR="001F62B6" w:rsidRDefault="009A144E" w:rsidP="004765CC">
      <w:pPr>
        <w:spacing w:line="276" w:lineRule="auto"/>
      </w:pPr>
      <w:r>
        <w:t>It is also particularly interesting to observe that the algorithm is largely successful despite</w:t>
      </w:r>
      <w:r w:rsidR="00130953">
        <w:t xml:space="preserve"> structurally necessarily misses: loops</w:t>
      </w:r>
      <w:r w:rsidR="00B85326">
        <w:t xml:space="preserve"> of varying length near the active site cannot be accounted for</w:t>
      </w:r>
      <w:r w:rsidR="00130953">
        <w:t>, wh</w:t>
      </w:r>
      <w:r w:rsidR="00B85326">
        <w:t>ile such loops are</w:t>
      </w:r>
      <w:r w:rsidR="00130953">
        <w:t xml:space="preserve"> know</w:t>
      </w:r>
      <w:r w:rsidR="00B85326">
        <w:t>n to</w:t>
      </w:r>
      <w:r w:rsidR="00130953">
        <w:t xml:space="preserve"> have</w:t>
      </w:r>
      <w:r w:rsidR="00B85326">
        <w:t xml:space="preserve"> a</w:t>
      </w:r>
      <w:r w:rsidR="00130953">
        <w:t xml:space="preserve"> strong impact in CAZymes specificity, </w:t>
      </w:r>
      <w:r w:rsidR="00B85326">
        <w:t>including</w:t>
      </w:r>
      <w:r w:rsidR="00130953">
        <w:t xml:space="preserve"> in GT1s.</w:t>
      </w:r>
      <w:ins w:id="159" w:author="David Tezé" w:date="2022-07-08T12:42:00Z">
        <w:r w:rsidR="00F5574D">
          <w:fldChar w:fldCharType="begin" w:fldLock="1"/>
        </w:r>
      </w:ins>
      <w:r w:rsidR="0067009A">
        <w:instrText>ADDIN CSL_CITATION {"citationItems":[{"id":"ITEM-1","itemData":{"abstract":"The glucosylation of pollutant and pesticide metabolites in plants controls their bioactivity and the formation of subsequent chemical residues. The model plant Arabidopsis thaliana contains &gt;100 glycosyltransferases (GTs) dedicated to small-molecule conjugation and, whereas 44 of these enzymes catalyze the O-glucosylation of chlorinated phenols, only one, UGT72B1, shows appreciable N-glucosylating activity toward chloroanilines. UGT72B1 is a bifunctional O-glucosyltransferase (OGT) and N-glucosyltransferase (NGT). To investigate this unique dual activity, the structure of the protein was solved, at resolutions up to 1.45 A, in various forms including the Michaelis complex with intact donor analog and trichlorophenol acceptor. The catalytic mechanism and basis for O/N specificity was probed by mutagenesis and domain shuffling with an orthologous enzyme from Brassica napus (BnUGT), which possesses only OGT activity. Mutation of BnUGT at just two positions (D312N and F315Y) installed high levels of NGT activity. Molecular modeling revealed the connectivity of these residues to H19 on UGT72B1, with its mutagenesis exclusively defining NGT activity in the Arabidopsis enzyme. These results shed light on the conjugation of nonnatural substrates by plant GTs, highlighting the catalytic plasticity of this enzyme class and the ability to engineer unusual and desirable transfer to nitrogen-based acceptors.","author":[{"dropping-particle":"","family":"Brazier-Hicks","given":"M","non-dropping-particle":"","parse-names":false,"suffix":""},{"dropping-particle":"","family":"Offen","given":"W A","non-dropping-particle":"","parse-names":false,"suffix":""},{"dropping-particle":"","family":"Gershater","given":"M C","non-dropping-particle":"","parse-names":false,"suffix":""},{"dropping-particle":"","family":"Revett","given":"T J","non-dropping-particle":"","parse-names":false,"suffix":""},{"dropping-particle":"","family":"Lim","given":"E K","non-dropping-particle":"","parse-names":false,"suffix":""},{"dropping-particle":"","family":"Bowles","given":"D J","non-dropping-particle":"","parse-names":false,"suffix":""},{"dropping-particle":"","family":"Davies","given":"G J","non-dropping-particle":"","parse-names":false,"suffix":""},{"dropping-particle":"","family":"Edwards","given":"R","non-dropping-particle":"","parse-names":false,"suffix":""}],"container-title":"Proceedings of the National Academy of Sciences","id":"ITEM-1","issue":"51","issued":{"date-parts":[["2007"]]},"note":"most important paper\ndiffer n the mechanism conclusion\n\nWe lack the H19Q mutant for sure.","page":"20238-20243","title":"Characterization and engineering of the bifunctional N- and O-glucosyltransferase involved in xenobiotic metabolism in plants","type":"article-journal","volume":"104"},"uris":["http://www.mendeley.com/documents/?uuid=49030a58-5505-4987-82b6-b20f462cadd1"]}],"mendeley":{"formattedCitation":"&lt;sup&gt;14&lt;/sup&gt;","plainTextFormattedCitation":"14","previouslyFormattedCitation":"&lt;sup&gt;14&lt;/sup&gt;"},"properties":{"noteIndex":0},"schema":"https://github.com/citation-style-language/schema/raw/master/csl-citation.json"}</w:instrText>
      </w:r>
      <w:r w:rsidR="00F5574D">
        <w:fldChar w:fldCharType="separate"/>
      </w:r>
      <w:r w:rsidR="0067009A" w:rsidRPr="0067009A">
        <w:rPr>
          <w:noProof/>
          <w:vertAlign w:val="superscript"/>
        </w:rPr>
        <w:t>14</w:t>
      </w:r>
      <w:ins w:id="160" w:author="David Tezé" w:date="2022-07-08T12:42:00Z">
        <w:r w:rsidR="00F5574D">
          <w:fldChar w:fldCharType="end"/>
        </w:r>
      </w:ins>
      <w:r w:rsidR="00130953">
        <w:t xml:space="preserve"> </w:t>
      </w:r>
      <w:r w:rsidR="00B85326">
        <w:t>Indeed, t</w:t>
      </w:r>
      <w:r w:rsidR="00130953">
        <w:t xml:space="preserve">hose are impossible to properly account for and evaluate within a large MSA. </w:t>
      </w:r>
      <w:r w:rsidR="00B85326">
        <w:t>Yet, our predictor performs well</w:t>
      </w:r>
      <w:ins w:id="161" w:author="David Tezé" w:date="2022-07-13T18:31:00Z">
        <w:r w:rsidR="003C6023">
          <w:t xml:space="preserve"> despite missing these information</w:t>
        </w:r>
      </w:ins>
      <w:r w:rsidR="00506687">
        <w:t>.</w:t>
      </w:r>
      <w:ins w:id="162" w:author="David Tezé" w:date="2022-07-13T18:31:00Z">
        <w:r w:rsidR="003C6023">
          <w:t xml:space="preserve"> </w:t>
        </w:r>
      </w:ins>
      <w:ins w:id="163" w:author="David Tezé" w:date="2022-07-13T18:32:00Z">
        <w:r w:rsidR="003C6023">
          <w:t>With the recent release of AlphaFold2</w:t>
        </w:r>
      </w:ins>
      <w:ins w:id="164" w:author="David Tezé" w:date="2022-07-13T18:33:00Z">
        <w:r w:rsidR="003C6023">
          <w:fldChar w:fldCharType="begin" w:fldLock="1"/>
        </w:r>
      </w:ins>
      <w:r w:rsidR="009E38C8">
        <w:instrText>ADDIN CSL_CITATION {"citationItems":[{"id":"ITEM-1","itemData":{"DOI":"10.1038/s41586-021-03819-2","ISSN":"14764687","PMID":"34265844","abstract":"Proteins are essential to life, and understanding their structure can facilitate a mechanistic understanding of their function. Through an enormous experimental effort1–4, the structures of around 100,000 unique proteins have been determined5, but this represents a small fraction of the billions of known protein sequences6,7. Structural coverage is bottlenecked by the months to years of painstaking effort required to determine a single protein structure. Accurate computational approaches are needed to address this gap and to enable large-scale structural bioinformatics. Predicting the three-dimensional structure that a protein will adopt based solely on its amino acid sequence—the structure prediction component of the ‘protein folding problem’8—has been an important open research problem for more than 50 years9. Despite recent progress10–14, existing methods fall far short of atomic accuracy, especially when no homologous structure is available. Here we provide the first computational method that can regularly predict protein structures with atomic accuracy even in cases in which no similar structure is known. We validated an entirely redesigned version of our neural network-based model, AlphaFold, in the challenging 14th Critical Assessment of protein Structure Prediction (CASP14)15, demonstrating accuracy competitive with experimental structures in a majority of cases and greatly outperforming other methods. Underpinning the latest version of AlphaFold is a novel machine learning approach that incorporates physical and biological knowledge about protein structure, leveraging multi-sequence alignments, into the design of the deep learning algorithm.","author":[{"dropping-particle":"","family":"Jumper","given":"John","non-dropping-particle":"","parse-names":false,"suffix":""},{"dropping-particle":"","family":"Evans","given":"Richard","non-dropping-particle":"","parse-names":false,"suffix":""},{"dropping-particle":"","family":"Pritzel","given":"Alexander","non-dropping-particle":"","parse-names":false,"suffix":""},{"dropping-particle":"","family":"Green","given":"Tim","non-dropping-particle":"","parse-names":false,"suffix":""},{"dropping-particle":"","family":"Figurnov","given":"Michael","non-dropping-particle":"","parse-names":false,"suffix":""},{"dropping-particle":"","family":"Ronneberger","given":"Olaf","non-dropping-particle":"","parse-names":false,"suffix":""},{"dropping-particle":"","family":"Tunyasuvunakool","given":"Kathryn","non-dropping-particle":"","parse-names":false,"suffix":""},{"dropping-particle":"","family":"Bates","given":"Russ","non-dropping-particle":"","parse-names":false,"suffix":""},{"dropping-particle":"","family":"Žídek","given":"Augustin","non-dropping-particle":"","parse-names":false,"suffix":""},{"dropping-particle":"","family":"Potapenko","given":"Anna","non-dropping-particle":"","parse-names":false,"suffix":""},{"dropping-particle":"","family":"Bridgland","given":"Alex","non-dropping-particle":"","parse-names":false,"suffix":""},{"dropping-particle":"","family":"Meyer","given":"Clemens","non-dropping-particle":"","parse-names":false,"suffix":""},{"dropping-particle":"","family":"Kohl","given":"Simon A.A.","non-dropping-particle":"","parse-names":false,"suffix":""},{"dropping-particle":"","family":"Ballard","given":"Andrew J.","non-dropping-particle":"","parse-names":false,"suffix":""},{"dropping-particle":"","family":"Cowie","given":"Andrew","non-dropping-particle":"","parse-names":false,"suffix":""},{"dropping-particle":"","family":"Romera-Paredes","given":"Bernardino","non-dropping-particle":"","parse-names":false,"suffix":""},{"dropping-particle":"","family":"Nikolov","given":"Stanislav","non-dropping-particle":"","parse-names":false,"suffix":""},{"dropping-particle":"","family":"Jain","given":"Rishub","non-dropping-particle":"","parse-names":false,"suffix":""},{"dropping-particle":"","family":"Adler","given":"Jonas","non-dropping-particle":"","parse-names":false,"suffix":""},{"dropping-particle":"","family":"Back","given":"Trevor","non-dropping-particle":"","parse-names":false,"suffix":""},{"dropping-particle":"","family":"Petersen","given":"Stig","non-dropping-particle":"","parse-names":false,"suffix":""},{"dropping-particle":"","family":"Reiman","given":"David","non-dropping-particle":"","parse-names":false,"suffix":""},{"dropping-particle":"","family":"Clancy","given":"Ellen","non-dropping-particle":"","parse-names":false,"suffix":""},{"dropping-particle":"","family":"Zielinski","given":"Michal","non-dropping-particle":"","parse-names":false,"suffix":""},{"dropping-particle":"","family":"Steinegger","given":"Martin","non-dropping-particle":"","parse-names":false,"suffix":""},{"dropping-particle":"","family":"Pacholska","given":"Michalina","non-dropping-particle":"","parse-names":false,"suffix":""},{"dropping-particle":"","family":"Berghammer","given":"Tamas","non-dropping-particle":"","parse-names":false,"suffix":""},{"dropping-particle":"","family":"Bodenstein","given":"Sebastian","non-dropping-particle":"","parse-names":false,"suffix":""},{"dropping-particle":"","family":"Silver","given":"David","non-dropping-particle":"","parse-names":false,"suffix":""},{"dropping-particle":"","family":"Vinyals","given":"Oriol","non-dropping-particle":"","parse-names":false,"suffix":""},{"dropping-particle":"","family":"Senior","given":"Andrew W.","non-dropping-particle":"","parse-names":false,"suffix":""},{"dropping-particle":"","family":"Kavukcuoglu","given":"Koray","non-dropping-particle":"","parse-names":false,"suffix":""},{"dropping-particle":"","family":"Kohli","given":"Pushmeet","non-dropping-particle":"","parse-names":false,"suffix":""},{"dropping-particle":"","family":"Hassabis","given":"Demis","non-dropping-particle":"","parse-names":false,"suffix":""}],"container-title":"Nature","id":"ITEM-1","issue":"7873","issued":{"date-parts":[["2021"]]},"page":"583-589","publisher":"Springer US","title":"Highly accurate protein structure prediction with AlphaFold","type":"article-journal","volume":"596"},"uris":["http://www.mendeley.com/documents/?uuid=bd6e9034-7eee-4454-bfe1-e012ee3ed8dc"]}],"mendeley":{"formattedCitation":"&lt;sup&gt;15&lt;/sup&gt;","plainTextFormattedCitation":"15","previouslyFormattedCitation":"&lt;sup&gt;15&lt;/sup&gt;"},"properties":{"noteIndex":0},"schema":"https://github.com/citation-style-language/schema/raw/master/csl-citation.json"}</w:instrText>
      </w:r>
      <w:r w:rsidR="003C6023">
        <w:fldChar w:fldCharType="separate"/>
      </w:r>
      <w:r w:rsidR="003C6023" w:rsidRPr="003C6023">
        <w:rPr>
          <w:noProof/>
          <w:vertAlign w:val="superscript"/>
        </w:rPr>
        <w:t>15</w:t>
      </w:r>
      <w:ins w:id="165" w:author="David Tezé" w:date="2022-07-13T18:33:00Z">
        <w:r w:rsidR="003C6023">
          <w:fldChar w:fldCharType="end"/>
        </w:r>
      </w:ins>
      <w:ins w:id="166" w:author="David Tezé" w:date="2022-07-13T18:32:00Z">
        <w:r w:rsidR="003C6023">
          <w:t xml:space="preserve"> and the wealth of accurate structural model it provides, it might be feasible to actually account for both the protein tridimensional structure, and active site loops</w:t>
        </w:r>
      </w:ins>
      <w:ins w:id="167" w:author="David Tezé" w:date="2022-07-13T18:37:00Z">
        <w:r w:rsidR="009E38C8">
          <w:t>, similarly to what has been done for the predictions of binding parameters of cellulases</w:t>
        </w:r>
      </w:ins>
      <w:ins w:id="168" w:author="David Tezé" w:date="2022-07-13T18:32:00Z">
        <w:r w:rsidR="003C6023">
          <w:t>.</w:t>
        </w:r>
      </w:ins>
      <w:ins w:id="169" w:author="David Tezé" w:date="2022-07-13T18:37:00Z">
        <w:r w:rsidR="009E38C8">
          <w:fldChar w:fldCharType="begin" w:fldLock="1"/>
        </w:r>
      </w:ins>
      <w:r w:rsidR="009E38C8">
        <w:instrText>ADDIN CSL_CITATION {"citationItems":[{"id":"ITEM-1","itemData":{"author":[{"dropping-particle":"","family":"Schaller","given":"Kay S","non-dropping-particle":"","parse-names":false,"suffix":""},{"dropping-particle":"","family":"Kari","given":"Jeppe","non-dropping-particle":"","parse-names":false,"suffix":""},{"dropping-particle":"","family":"Borch","given":"Kim","non-dropping-particle":"","parse-names":false,"suffix":""},{"dropping-particle":"","family":"Peters","given":"H J","non-dropping-particle":"","parse-names":false,"suffix":""},{"dropping-particle":"","family":"Westh","given":"Peter","non-dropping-particle":"","parse-names":false,"suffix":""}],"container-title":"arXiv : 2207 . 02698v1 [ physics . bio-ph ] 6 Jul 2022","id":"ITEM-1","issued":{"date-parts":[["0"]]},"title":"Binding prediction of multi-domain cellulases with a dual-CNN","type":"article-journal"},"uris":["http://www.mendeley.com/documents/?uuid=95325d25-a1fe-41dd-a246-217e44c7b202"]}],"mendeley":{"formattedCitation":"&lt;sup&gt;16&lt;/sup&gt;","plainTextFormattedCitation":"16"},"properties":{"noteIndex":0},"schema":"https://github.com/citation-style-language/schema/raw/master/csl-citation.json"}</w:instrText>
      </w:r>
      <w:r w:rsidR="009E38C8">
        <w:fldChar w:fldCharType="separate"/>
      </w:r>
      <w:r w:rsidR="009E38C8" w:rsidRPr="009E38C8">
        <w:rPr>
          <w:noProof/>
          <w:vertAlign w:val="superscript"/>
        </w:rPr>
        <w:t>16</w:t>
      </w:r>
      <w:ins w:id="170" w:author="David Tezé" w:date="2022-07-13T18:37:00Z">
        <w:r w:rsidR="009E38C8">
          <w:fldChar w:fldCharType="end"/>
        </w:r>
      </w:ins>
      <w:r w:rsidR="00B85326">
        <w:t xml:space="preserve"> An important </w:t>
      </w:r>
      <w:del w:id="171" w:author="David Tezé" w:date="2022-07-13T18:29:00Z">
        <w:r w:rsidR="00B85326" w:rsidDel="003C6023">
          <w:delText>missing information</w:delText>
        </w:r>
      </w:del>
      <w:ins w:id="172" w:author="David Tezé" w:date="2022-07-13T18:29:00Z">
        <w:r w:rsidR="003C6023">
          <w:t>drawback of the predictors is that they cannot currently provide information over</w:t>
        </w:r>
      </w:ins>
      <w:del w:id="173" w:author="David Tezé" w:date="2022-07-13T18:30:00Z">
        <w:r w:rsidR="00B85326" w:rsidDel="003C6023">
          <w:delText xml:space="preserve"> is that</w:delText>
        </w:r>
      </w:del>
      <w:r w:rsidR="00B85326">
        <w:t xml:space="preserve"> r</w:t>
      </w:r>
      <w:r w:rsidR="001F62B6">
        <w:t>egioselectivity</w:t>
      </w:r>
      <w:del w:id="174" w:author="David Tezé" w:date="2022-07-13T18:30:00Z">
        <w:r w:rsidR="001F62B6" w:rsidDel="003C6023">
          <w:delText xml:space="preserve"> </w:delText>
        </w:r>
        <w:r w:rsidR="00B85326" w:rsidDel="003C6023">
          <w:delText>is not predicted</w:delText>
        </w:r>
      </w:del>
      <w:r w:rsidR="001F62B6">
        <w:t xml:space="preserve">. </w:t>
      </w:r>
      <w:r w:rsidR="00B85326">
        <w:t xml:space="preserve">Indeed, the </w:t>
      </w:r>
      <w:del w:id="175" w:author="David Tezé" w:date="2022-07-13T18:30:00Z">
        <w:r w:rsidR="00B85326" w:rsidDel="003C6023">
          <w:delText xml:space="preserve">stereochemical </w:delText>
        </w:r>
      </w:del>
      <w:ins w:id="176" w:author="David Tezé" w:date="2022-07-13T18:30:00Z">
        <w:r w:rsidR="003C6023">
          <w:t xml:space="preserve">regiochemical </w:t>
        </w:r>
      </w:ins>
      <w:r w:rsidR="00B85326">
        <w:t>outcome of GT1 glycosylation are c</w:t>
      </w:r>
      <w:r w:rsidR="001F62B6">
        <w:t>urrently not informed, neither in our datasets or in the GT-predict one, nor in most of the literature</w:t>
      </w:r>
      <w:r w:rsidR="00B85326">
        <w:t>, and thus predictors cannot be trained for it yet</w:t>
      </w:r>
      <w:r w:rsidR="001F62B6">
        <w:t xml:space="preserve">. </w:t>
      </w:r>
    </w:p>
    <w:p w14:paraId="4339D788" w14:textId="77777777" w:rsidR="00130953" w:rsidRPr="00EF5B33" w:rsidRDefault="00130953" w:rsidP="004765CC">
      <w:pPr>
        <w:spacing w:line="276" w:lineRule="auto"/>
      </w:pPr>
    </w:p>
    <w:p w14:paraId="154EE6F4" w14:textId="77777777" w:rsidR="00C879A3" w:rsidRPr="00EF5B33" w:rsidRDefault="00C879A3" w:rsidP="004765CC">
      <w:pPr>
        <w:spacing w:line="276" w:lineRule="auto"/>
      </w:pPr>
    </w:p>
    <w:p w14:paraId="1D444912" w14:textId="77777777" w:rsidR="00AB34C5" w:rsidRPr="00EF5B33" w:rsidRDefault="00AB34C5">
      <w:pPr>
        <w:pStyle w:val="Heading1"/>
        <w:pPrChange w:id="177" w:author="Christian Madsen" w:date="2022-07-15T19:08:00Z">
          <w:pPr>
            <w:pStyle w:val="VDTableTitle"/>
            <w:spacing w:after="240" w:line="276" w:lineRule="auto"/>
            <w:jc w:val="left"/>
          </w:pPr>
        </w:pPrChange>
      </w:pPr>
      <w:r w:rsidRPr="00EF5B33">
        <w:t>TABLES</w:t>
      </w:r>
      <w:del w:id="178" w:author="Christian Madsen" w:date="2022-07-15T19:08:00Z">
        <w:r w:rsidRPr="00EF5B33" w:rsidDel="00257201">
          <w:delText xml:space="preserve">. </w:delText>
        </w:r>
      </w:del>
    </w:p>
    <w:p w14:paraId="5FB40397" w14:textId="77777777" w:rsidR="00DD6DBB" w:rsidRPr="00EF5B33" w:rsidRDefault="00C10EE0">
      <w:pPr>
        <w:pStyle w:val="Heading1"/>
        <w:pPrChange w:id="179" w:author="Christian Madsen" w:date="2022-07-15T19:08:00Z">
          <w:pPr>
            <w:pStyle w:val="TESupportingInformation"/>
            <w:spacing w:after="240" w:line="276" w:lineRule="auto"/>
            <w:ind w:firstLine="0"/>
            <w:jc w:val="left"/>
          </w:pPr>
        </w:pPrChange>
      </w:pPr>
      <w:r w:rsidRPr="00EF5B33">
        <w:lastRenderedPageBreak/>
        <w:t>ASSOCIATED CONTENT</w:t>
      </w:r>
    </w:p>
    <w:p w14:paraId="17FA9FB5" w14:textId="2361ADD6" w:rsidR="00424757" w:rsidRPr="00EF5B33" w:rsidRDefault="00424757" w:rsidP="004765CC">
      <w:pPr>
        <w:spacing w:line="276" w:lineRule="auto"/>
        <w:rPr>
          <w:color w:val="FF0000"/>
        </w:rPr>
      </w:pPr>
      <w:r w:rsidRPr="00EF5B33">
        <w:rPr>
          <w:color w:val="FF0000"/>
        </w:rPr>
        <w:t>Detailed data on biochemistry (all Tiia’s results</w:t>
      </w:r>
      <w:r w:rsidR="00FB5E18">
        <w:rPr>
          <w:color w:val="FF0000"/>
        </w:rPr>
        <w:t>, also all soeren as yields</w:t>
      </w:r>
      <w:r w:rsidRPr="00EF5B33">
        <w:rPr>
          <w:color w:val="FF0000"/>
        </w:rPr>
        <w:t>), I guess the algorithm as well?</w:t>
      </w:r>
    </w:p>
    <w:p w14:paraId="04CDB328" w14:textId="77777777" w:rsidR="00C10EE0" w:rsidRPr="00EF5B33" w:rsidRDefault="00C10EE0" w:rsidP="004765CC">
      <w:pPr>
        <w:pStyle w:val="TESupportingInformation"/>
        <w:spacing w:after="240" w:line="276" w:lineRule="auto"/>
        <w:ind w:firstLine="0"/>
        <w:jc w:val="left"/>
      </w:pPr>
    </w:p>
    <w:p w14:paraId="625EB52F" w14:textId="77777777" w:rsidR="00DD6DBB" w:rsidRPr="00EF5B33" w:rsidRDefault="00DD6DBB">
      <w:pPr>
        <w:pStyle w:val="Heading1"/>
        <w:pPrChange w:id="180" w:author="Christian Madsen" w:date="2022-07-15T19:08:00Z">
          <w:pPr>
            <w:pStyle w:val="FACorrespondingAuthorFootnote"/>
            <w:spacing w:after="0" w:line="276" w:lineRule="auto"/>
            <w:jc w:val="left"/>
          </w:pPr>
        </w:pPrChange>
      </w:pPr>
      <w:r w:rsidRPr="00EF5B33">
        <w:t>AUTHOR INFORMATION</w:t>
      </w:r>
    </w:p>
    <w:p w14:paraId="6659B9FE" w14:textId="77777777" w:rsidR="00DD6DBB" w:rsidRPr="00EF5B33" w:rsidRDefault="00DD6DBB" w:rsidP="004765CC">
      <w:pPr>
        <w:pStyle w:val="FAAuthorInfoSubtitle"/>
        <w:spacing w:line="276" w:lineRule="auto"/>
      </w:pPr>
      <w:r w:rsidRPr="00EF5B33">
        <w:t>Corresponding Author</w:t>
      </w:r>
    </w:p>
    <w:p w14:paraId="1B413106" w14:textId="77777777" w:rsidR="009246AD" w:rsidRPr="00EF5B33" w:rsidRDefault="00DD6DBB" w:rsidP="004765CC">
      <w:pPr>
        <w:pStyle w:val="FACorrespondingAuthorFootnote"/>
        <w:spacing w:after="240" w:line="276" w:lineRule="auto"/>
        <w:jc w:val="left"/>
        <w:rPr>
          <w:color w:val="FF0000"/>
        </w:rPr>
      </w:pPr>
      <w:r w:rsidRPr="00EF5B33">
        <w:rPr>
          <w:color w:val="FF0000"/>
        </w:rPr>
        <w:t>*</w:t>
      </w:r>
      <w:r w:rsidR="009246AD" w:rsidRPr="00EF5B33">
        <w:rPr>
          <w:color w:val="FF0000"/>
        </w:rPr>
        <w:t xml:space="preserve">(Word Style “FA_Corresponding_Author_Footnote”). </w:t>
      </w:r>
      <w:r w:rsidR="00C10EE0" w:rsidRPr="00EF5B33">
        <w:rPr>
          <w:color w:val="FF0000"/>
        </w:rPr>
        <w:t>* (Word Style “FA_Corresponding_Author_Footnote”). Give contact information for the author(s) to whom correspondence should be addressed.</w:t>
      </w:r>
    </w:p>
    <w:p w14:paraId="2F026E4D" w14:textId="77777777" w:rsidR="00C10EE0" w:rsidRPr="00EF5B33" w:rsidRDefault="00C10EE0" w:rsidP="004765CC">
      <w:pPr>
        <w:pStyle w:val="FAAuthorInfoSubtitle"/>
        <w:spacing w:line="276" w:lineRule="auto"/>
      </w:pPr>
      <w:r w:rsidRPr="00EF5B33">
        <w:t>Present Addresses</w:t>
      </w:r>
    </w:p>
    <w:p w14:paraId="0B4E3F84" w14:textId="48F5CEE9" w:rsidR="00C10EE0" w:rsidRPr="00EF5B33" w:rsidRDefault="00C10EE0">
      <w:pPr>
        <w:pStyle w:val="StyleFACorrespondingAuthorFootnote7pt"/>
      </w:pPr>
      <w:r w:rsidRPr="006149C6">
        <w:t>†</w:t>
      </w:r>
      <w:ins w:id="181" w:author="David Tezé" w:date="2022-07-11T13:23:00Z">
        <w:r w:rsidR="006149C6" w:rsidRPr="006149C6">
          <w:t>30 Royal Parade, Parkville VIC 3052</w:t>
        </w:r>
      </w:ins>
      <w:ins w:id="182" w:author="David Tezé" w:date="2022-07-11T13:24:00Z">
        <w:r w:rsidR="006149C6" w:rsidRPr="006149C6">
          <w:t>, A</w:t>
        </w:r>
        <w:r w:rsidR="006149C6" w:rsidRPr="00612C5A">
          <w:rPr>
            <w:rPrChange w:id="183" w:author="David Tezé" w:date="2022-07-12T12:11:00Z">
              <w:rPr>
                <w:rFonts w:ascii="Times" w:hAnsi="Times"/>
                <w:kern w:val="0"/>
                <w:sz w:val="24"/>
                <w:lang w:val="fr-FR"/>
              </w:rPr>
            </w:rPrChange>
          </w:rPr>
          <w:t>ustralia</w:t>
        </w:r>
      </w:ins>
      <w:ins w:id="184" w:author="David Tezé" w:date="2022-07-11T13:23:00Z">
        <w:r w:rsidR="006149C6" w:rsidRPr="006149C6">
          <w:t>.</w:t>
        </w:r>
      </w:ins>
      <w:del w:id="185" w:author="David Tezé" w:date="2022-07-11T13:23:00Z">
        <w:r w:rsidRPr="006149C6" w:rsidDel="006149C6">
          <w:delText>I</w:delText>
        </w:r>
        <w:commentRangeStart w:id="186"/>
        <w:r w:rsidRPr="006149C6" w:rsidDel="006149C6">
          <w:delText>f an author’s address is different than the one given in the affiliation line, this information may be included here</w:delText>
        </w:r>
      </w:del>
      <w:r w:rsidRPr="00EF5B33">
        <w:t>.</w:t>
      </w:r>
      <w:commentRangeEnd w:id="186"/>
      <w:r w:rsidR="00FB5E18">
        <w:rPr>
          <w:rStyle w:val="CommentReference"/>
          <w:rFonts w:ascii="Garamond" w:hAnsi="Garamond"/>
          <w:kern w:val="0"/>
        </w:rPr>
        <w:commentReference w:id="186"/>
      </w:r>
    </w:p>
    <w:p w14:paraId="53E75FA0" w14:textId="77777777" w:rsidR="00C10EE0" w:rsidRPr="00EF5B33" w:rsidRDefault="00C10EE0" w:rsidP="004765CC">
      <w:pPr>
        <w:pStyle w:val="FAAuthorInfoSubtitle"/>
        <w:spacing w:line="276" w:lineRule="auto"/>
      </w:pPr>
      <w:r w:rsidRPr="00EF5B33">
        <w:t>Author Contributions</w:t>
      </w:r>
    </w:p>
    <w:p w14:paraId="6E4C7190" w14:textId="079EF914" w:rsidR="00C10EE0" w:rsidRPr="00EF5B33" w:rsidRDefault="00C10EE0">
      <w:pPr>
        <w:pStyle w:val="StyleFACorrespondingAuthorFootnote7pt"/>
      </w:pPr>
      <w:r w:rsidRPr="00EF5B33">
        <w:t>The manuscript was written throug</w:t>
      </w:r>
      <w:r w:rsidR="00DD6DBB" w:rsidRPr="00EF5B33">
        <w:t xml:space="preserve">h contributions of all authors. </w:t>
      </w:r>
      <w:r w:rsidRPr="00EF5B33">
        <w:t>All authors have given approval to the final version of the manuscript.</w:t>
      </w:r>
      <w:r w:rsidR="00DD6DBB" w:rsidRPr="00EF5B33">
        <w:t xml:space="preserve"> </w:t>
      </w:r>
      <w:commentRangeStart w:id="187"/>
      <w:r w:rsidRPr="00EF5B33">
        <w:t xml:space="preserve">‡These </w:t>
      </w:r>
      <w:commentRangeEnd w:id="187"/>
      <w:r w:rsidR="00FB5E18">
        <w:rPr>
          <w:rStyle w:val="CommentReference"/>
          <w:rFonts w:ascii="Garamond" w:hAnsi="Garamond"/>
          <w:kern w:val="0"/>
        </w:rPr>
        <w:commentReference w:id="187"/>
      </w:r>
      <w:r w:rsidRPr="00EF5B33">
        <w:t xml:space="preserve">authors contributed equally. </w:t>
      </w:r>
    </w:p>
    <w:p w14:paraId="05AD857F" w14:textId="77777777" w:rsidR="00C10EE0" w:rsidRPr="00EF5B33" w:rsidRDefault="00C10EE0">
      <w:pPr>
        <w:pStyle w:val="Heading1"/>
        <w:pPrChange w:id="188" w:author="Christian Madsen" w:date="2022-07-15T19:08:00Z">
          <w:pPr>
            <w:pStyle w:val="FAAuthorInfoSubtitle"/>
            <w:spacing w:line="276" w:lineRule="auto"/>
          </w:pPr>
        </w:pPrChange>
      </w:pPr>
      <w:r w:rsidRPr="00EF5B33">
        <w:t>Funding Sources</w:t>
      </w:r>
    </w:p>
    <w:p w14:paraId="6CE70711" w14:textId="7D932AE9" w:rsidR="00DD6DBB" w:rsidRPr="00EF5B33" w:rsidRDefault="00DA3BF8">
      <w:pPr>
        <w:pStyle w:val="StyleFACorrespondingAuthorFootnote7pt"/>
      </w:pPr>
      <w:r w:rsidRPr="00DA3BF8">
        <w:t>The Novo Nordisk Foundation Grants NNF18OC0034744, NNF10CC1016517, and NNF20CC0035580.</w:t>
      </w:r>
      <w:r w:rsidR="00C10EE0" w:rsidRPr="00EF5B33">
        <w:t>.</w:t>
      </w:r>
    </w:p>
    <w:p w14:paraId="7606FE46" w14:textId="77777777" w:rsidR="00DD6DBB" w:rsidRPr="00EF5B33" w:rsidRDefault="00C10EE0">
      <w:pPr>
        <w:pStyle w:val="Heading1"/>
        <w:pPrChange w:id="189" w:author="Christian Madsen" w:date="2022-07-15T19:08:00Z">
          <w:pPr>
            <w:pStyle w:val="FAAuthorInfoSubtitle"/>
            <w:spacing w:line="276" w:lineRule="auto"/>
          </w:pPr>
        </w:pPrChange>
      </w:pPr>
      <w:r w:rsidRPr="00EF5B33">
        <w:t>Notes</w:t>
      </w:r>
    </w:p>
    <w:p w14:paraId="0555C13D" w14:textId="77777777" w:rsidR="00C10EE0" w:rsidRPr="00EF5B33" w:rsidRDefault="00C10EE0">
      <w:pPr>
        <w:pStyle w:val="StyleFACorrespondingAuthorFootnote7pt"/>
      </w:pPr>
      <w:r w:rsidRPr="00EF5B33">
        <w:t>Any additional relevant notes should be placed here.</w:t>
      </w:r>
    </w:p>
    <w:p w14:paraId="45E2F3BD" w14:textId="77777777" w:rsidR="00DD6DBB" w:rsidRPr="00275396" w:rsidRDefault="00DD6DBB">
      <w:pPr>
        <w:pStyle w:val="Heading1"/>
        <w:pPrChange w:id="190" w:author="Christian Madsen" w:date="2022-07-15T19:08:00Z">
          <w:pPr>
            <w:pStyle w:val="TDAcknowledgments"/>
            <w:spacing w:before="0" w:after="0" w:line="276" w:lineRule="auto"/>
            <w:ind w:firstLine="0"/>
            <w:jc w:val="left"/>
          </w:pPr>
        </w:pPrChange>
      </w:pPr>
      <w:r w:rsidRPr="00275396">
        <w:t>ACKNOWLEDGMENT</w:t>
      </w:r>
    </w:p>
    <w:p w14:paraId="2EAD6471" w14:textId="71349926" w:rsidR="009246AD" w:rsidRPr="00EF5B33" w:rsidRDefault="00DA3BF8" w:rsidP="004765CC">
      <w:pPr>
        <w:pStyle w:val="TDAcknowledgments"/>
        <w:spacing w:before="0" w:after="240" w:line="276" w:lineRule="auto"/>
        <w:ind w:firstLine="0"/>
        <w:jc w:val="left"/>
      </w:pPr>
      <w:r>
        <w:t>The authors</w:t>
      </w:r>
      <w:r w:rsidRPr="00914AA0">
        <w:t xml:space="preserve"> thank </w:t>
      </w:r>
      <w:r>
        <w:t>Folmer Fredslund for selecting sequences for the algorithm validation, and Sebastian for literature mining.</w:t>
      </w:r>
    </w:p>
    <w:p w14:paraId="4CF3012A" w14:textId="77777777" w:rsidR="00DD6DBB" w:rsidRPr="00EF5B33" w:rsidRDefault="00DD6DBB">
      <w:pPr>
        <w:pStyle w:val="Heading1"/>
        <w:pPrChange w:id="191" w:author="Christian Madsen" w:date="2022-07-15T19:08:00Z">
          <w:pPr>
            <w:spacing w:line="276" w:lineRule="auto"/>
          </w:pPr>
        </w:pPrChange>
      </w:pPr>
      <w:r w:rsidRPr="00EF5B33">
        <w:t>ABBREVIATIONS</w:t>
      </w:r>
    </w:p>
    <w:p w14:paraId="2180985A" w14:textId="4D0B3897" w:rsidR="00DD6DBB" w:rsidRPr="00EF5B33" w:rsidRDefault="001333A2" w:rsidP="004765CC">
      <w:pPr>
        <w:spacing w:line="276" w:lineRule="auto"/>
        <w:jc w:val="left"/>
      </w:pPr>
      <w:r w:rsidRPr="00EF5B33">
        <w:t>GT1</w:t>
      </w:r>
      <w:r w:rsidR="00DD6DBB" w:rsidRPr="00EF5B33">
        <w:t xml:space="preserve">, </w:t>
      </w:r>
      <w:r w:rsidRPr="00EF5B33">
        <w:t>Glycosyl</w:t>
      </w:r>
      <w:r w:rsidR="00DC355F">
        <w:t>t</w:t>
      </w:r>
      <w:r w:rsidRPr="00EF5B33">
        <w:t>ransferase family 1</w:t>
      </w:r>
      <w:r w:rsidR="00DD6DBB" w:rsidRPr="00EF5B33">
        <w:t>;</w:t>
      </w:r>
      <w:r w:rsidRPr="00EF5B33">
        <w:t xml:space="preserve"> </w:t>
      </w:r>
      <w:r w:rsidR="00646602" w:rsidRPr="00EF5B33">
        <w:t>AUC, Area Under the ROC Curve</w:t>
      </w:r>
      <w:r w:rsidR="00AF4A2F" w:rsidRPr="00EF5B33">
        <w:t xml:space="preserve">; </w:t>
      </w:r>
      <w:r w:rsidR="00AF4A2F" w:rsidRPr="00EF5B33">
        <w:rPr>
          <w:color w:val="FF0000"/>
        </w:rPr>
        <w:t>...</w:t>
      </w:r>
      <w:r w:rsidR="00DD6DBB" w:rsidRPr="00EF5B33">
        <w:t>.</w:t>
      </w:r>
    </w:p>
    <w:p w14:paraId="5D618458" w14:textId="1282B029" w:rsidR="00DD6DBB" w:rsidRPr="00EF5B33" w:rsidRDefault="00DD6DBB" w:rsidP="004765CC">
      <w:pPr>
        <w:pStyle w:val="TFReferencesSection"/>
        <w:spacing w:after="0" w:line="276" w:lineRule="auto"/>
        <w:ind w:firstLine="0"/>
      </w:pPr>
      <w:r w:rsidRPr="00EF5B33">
        <w:t>REFERENCES</w:t>
      </w:r>
    </w:p>
    <w:p w14:paraId="67CA9E67" w14:textId="02BE7810" w:rsidR="009E38C8" w:rsidRPr="009E38C8" w:rsidRDefault="00BC6539" w:rsidP="009E38C8">
      <w:pPr>
        <w:widowControl w:val="0"/>
        <w:autoSpaceDE w:val="0"/>
        <w:autoSpaceDN w:val="0"/>
        <w:adjustRightInd w:val="0"/>
        <w:spacing w:after="240"/>
        <w:ind w:left="640" w:hanging="640"/>
        <w:rPr>
          <w:noProof/>
          <w:szCs w:val="24"/>
        </w:rPr>
      </w:pPr>
      <w:r>
        <w:rPr>
          <w:color w:val="FF0000"/>
        </w:rPr>
        <w:fldChar w:fldCharType="begin" w:fldLock="1"/>
      </w:r>
      <w:r>
        <w:rPr>
          <w:color w:val="FF0000"/>
        </w:rPr>
        <w:instrText xml:space="preserve">ADDIN Mendeley Bibliography CSL_BIBLIOGRAPHY </w:instrText>
      </w:r>
      <w:r>
        <w:rPr>
          <w:color w:val="FF0000"/>
        </w:rPr>
        <w:fldChar w:fldCharType="separate"/>
      </w:r>
      <w:r w:rsidR="009E38C8" w:rsidRPr="009E38C8">
        <w:rPr>
          <w:noProof/>
          <w:szCs w:val="24"/>
        </w:rPr>
        <w:t xml:space="preserve">(1) </w:t>
      </w:r>
      <w:r w:rsidR="009E38C8" w:rsidRPr="009E38C8">
        <w:rPr>
          <w:noProof/>
          <w:szCs w:val="24"/>
        </w:rPr>
        <w:tab/>
        <w:t xml:space="preserve">Nidetzky, B.; Gutmann, A.; Zhong, C. Leloir Glycosyltransferases as Biocatalysts for Chemical Production. </w:t>
      </w:r>
      <w:r w:rsidR="009E38C8" w:rsidRPr="009E38C8">
        <w:rPr>
          <w:i/>
          <w:iCs/>
          <w:noProof/>
          <w:szCs w:val="24"/>
        </w:rPr>
        <w:t>ACS Catal.</w:t>
      </w:r>
      <w:r w:rsidR="009E38C8" w:rsidRPr="009E38C8">
        <w:rPr>
          <w:noProof/>
          <w:szCs w:val="24"/>
        </w:rPr>
        <w:t xml:space="preserve"> </w:t>
      </w:r>
      <w:r w:rsidR="009E38C8" w:rsidRPr="009E38C8">
        <w:rPr>
          <w:b/>
          <w:bCs/>
          <w:noProof/>
          <w:szCs w:val="24"/>
        </w:rPr>
        <w:t>2018</w:t>
      </w:r>
      <w:r w:rsidR="009E38C8" w:rsidRPr="009E38C8">
        <w:rPr>
          <w:noProof/>
          <w:szCs w:val="24"/>
        </w:rPr>
        <w:t xml:space="preserve">, </w:t>
      </w:r>
      <w:r w:rsidR="009E38C8" w:rsidRPr="009E38C8">
        <w:rPr>
          <w:i/>
          <w:iCs/>
          <w:noProof/>
          <w:szCs w:val="24"/>
        </w:rPr>
        <w:t>8</w:t>
      </w:r>
      <w:r w:rsidR="009E38C8" w:rsidRPr="009E38C8">
        <w:rPr>
          <w:noProof/>
          <w:szCs w:val="24"/>
        </w:rPr>
        <w:t xml:space="preserve"> (7), 6283–6300.</w:t>
      </w:r>
    </w:p>
    <w:p w14:paraId="632BB687" w14:textId="77777777" w:rsidR="009E38C8" w:rsidRPr="009E38C8" w:rsidRDefault="009E38C8" w:rsidP="009E38C8">
      <w:pPr>
        <w:widowControl w:val="0"/>
        <w:autoSpaceDE w:val="0"/>
        <w:autoSpaceDN w:val="0"/>
        <w:adjustRightInd w:val="0"/>
        <w:spacing w:after="240"/>
        <w:ind w:left="640" w:hanging="640"/>
        <w:rPr>
          <w:noProof/>
          <w:szCs w:val="24"/>
        </w:rPr>
      </w:pPr>
      <w:r w:rsidRPr="009E38C8">
        <w:rPr>
          <w:noProof/>
          <w:szCs w:val="24"/>
        </w:rPr>
        <w:t xml:space="preserve">(2) </w:t>
      </w:r>
      <w:r w:rsidRPr="009E38C8">
        <w:rPr>
          <w:noProof/>
          <w:szCs w:val="24"/>
        </w:rPr>
        <w:tab/>
        <w:t xml:space="preserve">Yang, M.; Fehl, C.; Lees, K. V.; Lim, E. K.; Offen, W. A.; Davies, G. J.; Bowles, D. J.; Davidson, M. G.; Roberts, S. J.; Davis, B. G. Functional and Informatics Analysis Enables Glycosyltransferase Activity Prediction. </w:t>
      </w:r>
      <w:r w:rsidRPr="009E38C8">
        <w:rPr>
          <w:i/>
          <w:iCs/>
          <w:noProof/>
          <w:szCs w:val="24"/>
        </w:rPr>
        <w:t>Nat. Chem. Biol.</w:t>
      </w:r>
      <w:r w:rsidRPr="009E38C8">
        <w:rPr>
          <w:noProof/>
          <w:szCs w:val="24"/>
        </w:rPr>
        <w:t xml:space="preserve"> </w:t>
      </w:r>
      <w:r w:rsidRPr="009E38C8">
        <w:rPr>
          <w:b/>
          <w:bCs/>
          <w:noProof/>
          <w:szCs w:val="24"/>
        </w:rPr>
        <w:t>2018</w:t>
      </w:r>
      <w:r w:rsidRPr="009E38C8">
        <w:rPr>
          <w:noProof/>
          <w:szCs w:val="24"/>
        </w:rPr>
        <w:t xml:space="preserve">, </w:t>
      </w:r>
      <w:r w:rsidRPr="009E38C8">
        <w:rPr>
          <w:i/>
          <w:iCs/>
          <w:noProof/>
          <w:szCs w:val="24"/>
        </w:rPr>
        <w:t>14</w:t>
      </w:r>
      <w:r w:rsidRPr="009E38C8">
        <w:rPr>
          <w:noProof/>
          <w:szCs w:val="24"/>
        </w:rPr>
        <w:t xml:space="preserve"> (12), 1109–1117.</w:t>
      </w:r>
    </w:p>
    <w:p w14:paraId="1F06331C" w14:textId="77777777" w:rsidR="009E38C8" w:rsidRPr="009E38C8" w:rsidRDefault="009E38C8" w:rsidP="009E38C8">
      <w:pPr>
        <w:widowControl w:val="0"/>
        <w:autoSpaceDE w:val="0"/>
        <w:autoSpaceDN w:val="0"/>
        <w:adjustRightInd w:val="0"/>
        <w:spacing w:after="240"/>
        <w:ind w:left="640" w:hanging="640"/>
        <w:rPr>
          <w:noProof/>
          <w:szCs w:val="24"/>
        </w:rPr>
      </w:pPr>
      <w:r w:rsidRPr="009E38C8">
        <w:rPr>
          <w:noProof/>
          <w:szCs w:val="24"/>
        </w:rPr>
        <w:t xml:space="preserve">(3) </w:t>
      </w:r>
      <w:r w:rsidRPr="009E38C8">
        <w:rPr>
          <w:noProof/>
          <w:szCs w:val="24"/>
        </w:rPr>
        <w:tab/>
        <w:t xml:space="preserve">Lombard, V.; Ramulu, H. G.; Drula, E.; Coutinho, P. M.; Henrissat, B. The Carbohydrate-Active Enzymes Database (CAZy) in 2013. </w:t>
      </w:r>
      <w:r w:rsidRPr="009E38C8">
        <w:rPr>
          <w:i/>
          <w:iCs/>
          <w:noProof/>
          <w:szCs w:val="24"/>
        </w:rPr>
        <w:t>Nucleic Acids Res.</w:t>
      </w:r>
      <w:r w:rsidRPr="009E38C8">
        <w:rPr>
          <w:noProof/>
          <w:szCs w:val="24"/>
        </w:rPr>
        <w:t xml:space="preserve"> </w:t>
      </w:r>
      <w:r w:rsidRPr="009E38C8">
        <w:rPr>
          <w:b/>
          <w:bCs/>
          <w:noProof/>
          <w:szCs w:val="24"/>
        </w:rPr>
        <w:t>2014</w:t>
      </w:r>
      <w:r w:rsidRPr="009E38C8">
        <w:rPr>
          <w:noProof/>
          <w:szCs w:val="24"/>
        </w:rPr>
        <w:t xml:space="preserve">, </w:t>
      </w:r>
      <w:r w:rsidRPr="009E38C8">
        <w:rPr>
          <w:i/>
          <w:iCs/>
          <w:noProof/>
          <w:szCs w:val="24"/>
        </w:rPr>
        <w:t>42</w:t>
      </w:r>
      <w:r w:rsidRPr="009E38C8">
        <w:rPr>
          <w:noProof/>
          <w:szCs w:val="24"/>
        </w:rPr>
        <w:t xml:space="preserve"> (November 2013), 490–495. https://doi.org/10.1093/nar/gkt1178.</w:t>
      </w:r>
    </w:p>
    <w:p w14:paraId="4BE37963" w14:textId="77777777" w:rsidR="009E38C8" w:rsidRPr="009E38C8" w:rsidRDefault="009E38C8" w:rsidP="009E38C8">
      <w:pPr>
        <w:widowControl w:val="0"/>
        <w:autoSpaceDE w:val="0"/>
        <w:autoSpaceDN w:val="0"/>
        <w:adjustRightInd w:val="0"/>
        <w:spacing w:after="240"/>
        <w:ind w:left="640" w:hanging="640"/>
        <w:rPr>
          <w:noProof/>
          <w:szCs w:val="24"/>
        </w:rPr>
      </w:pPr>
      <w:r w:rsidRPr="009E38C8">
        <w:rPr>
          <w:noProof/>
          <w:szCs w:val="24"/>
        </w:rPr>
        <w:t xml:space="preserve">(4) </w:t>
      </w:r>
      <w:r w:rsidRPr="009E38C8">
        <w:rPr>
          <w:noProof/>
          <w:szCs w:val="24"/>
        </w:rPr>
        <w:tab/>
        <w:t xml:space="preserve">Bidart, G. N.; Putkaradze, N.; Fredslund, F.; Kjeldsen, C.; Ruiz, A. G.; Duus, J. Ø.; Teze, D.; Welner, D. H. Family 1 Glycosyltransferase UGT706F8 from </w:t>
      </w:r>
      <w:r w:rsidRPr="009E38C8">
        <w:rPr>
          <w:i/>
          <w:iCs/>
          <w:noProof/>
          <w:szCs w:val="24"/>
        </w:rPr>
        <w:t>Zea Mays</w:t>
      </w:r>
      <w:r w:rsidRPr="009E38C8">
        <w:rPr>
          <w:noProof/>
          <w:szCs w:val="24"/>
        </w:rPr>
        <w:t xml:space="preserve"> Selectively Catalyzes the Synthesis of Silibinin 7‑O‑β‑D‑Glucoside. </w:t>
      </w:r>
      <w:r w:rsidRPr="009E38C8">
        <w:rPr>
          <w:i/>
          <w:iCs/>
          <w:noProof/>
          <w:szCs w:val="24"/>
        </w:rPr>
        <w:t>ACS Sustain. Chem. Eng.</w:t>
      </w:r>
      <w:r w:rsidRPr="009E38C8">
        <w:rPr>
          <w:noProof/>
          <w:szCs w:val="24"/>
        </w:rPr>
        <w:t xml:space="preserve"> </w:t>
      </w:r>
      <w:r w:rsidRPr="009E38C8">
        <w:rPr>
          <w:b/>
          <w:bCs/>
          <w:noProof/>
          <w:szCs w:val="24"/>
        </w:rPr>
        <w:t>2022</w:t>
      </w:r>
      <w:r w:rsidRPr="009E38C8">
        <w:rPr>
          <w:noProof/>
          <w:szCs w:val="24"/>
        </w:rPr>
        <w:t>. https://doi.org/10.1021/acssuschemeng.1c07593.</w:t>
      </w:r>
    </w:p>
    <w:p w14:paraId="70B497FD" w14:textId="77777777" w:rsidR="009E38C8" w:rsidRPr="009E38C8" w:rsidRDefault="009E38C8" w:rsidP="009E38C8">
      <w:pPr>
        <w:widowControl w:val="0"/>
        <w:autoSpaceDE w:val="0"/>
        <w:autoSpaceDN w:val="0"/>
        <w:adjustRightInd w:val="0"/>
        <w:spacing w:after="240"/>
        <w:ind w:left="640" w:hanging="640"/>
        <w:rPr>
          <w:noProof/>
          <w:szCs w:val="24"/>
        </w:rPr>
      </w:pPr>
      <w:r w:rsidRPr="009E38C8">
        <w:rPr>
          <w:noProof/>
          <w:szCs w:val="24"/>
        </w:rPr>
        <w:lastRenderedPageBreak/>
        <w:t xml:space="preserve">(5) </w:t>
      </w:r>
      <w:r w:rsidRPr="009E38C8">
        <w:rPr>
          <w:noProof/>
          <w:szCs w:val="24"/>
        </w:rPr>
        <w:tab/>
        <w:t xml:space="preserve">Ross, J.; Li, Y.; Lim, E.-K.; Bowles, D. J. Higher Plant Glycosyltransferases. </w:t>
      </w:r>
      <w:r w:rsidRPr="009E38C8">
        <w:rPr>
          <w:i/>
          <w:iCs/>
          <w:noProof/>
          <w:szCs w:val="24"/>
        </w:rPr>
        <w:t>Genome Biol.</w:t>
      </w:r>
      <w:r w:rsidRPr="009E38C8">
        <w:rPr>
          <w:noProof/>
          <w:szCs w:val="24"/>
        </w:rPr>
        <w:t xml:space="preserve"> </w:t>
      </w:r>
      <w:r w:rsidRPr="009E38C8">
        <w:rPr>
          <w:b/>
          <w:bCs/>
          <w:noProof/>
          <w:szCs w:val="24"/>
        </w:rPr>
        <w:t>2001</w:t>
      </w:r>
      <w:r w:rsidRPr="009E38C8">
        <w:rPr>
          <w:noProof/>
          <w:szCs w:val="24"/>
        </w:rPr>
        <w:t xml:space="preserve">, </w:t>
      </w:r>
      <w:r w:rsidRPr="009E38C8">
        <w:rPr>
          <w:i/>
          <w:iCs/>
          <w:noProof/>
          <w:szCs w:val="24"/>
        </w:rPr>
        <w:t>2</w:t>
      </w:r>
      <w:r w:rsidRPr="009E38C8">
        <w:rPr>
          <w:noProof/>
          <w:szCs w:val="24"/>
        </w:rPr>
        <w:t xml:space="preserve"> (2), reviews3004.1-3004.6.</w:t>
      </w:r>
    </w:p>
    <w:p w14:paraId="5B37BA9F" w14:textId="77777777" w:rsidR="009E38C8" w:rsidRPr="009E38C8" w:rsidRDefault="009E38C8" w:rsidP="009E38C8">
      <w:pPr>
        <w:widowControl w:val="0"/>
        <w:autoSpaceDE w:val="0"/>
        <w:autoSpaceDN w:val="0"/>
        <w:adjustRightInd w:val="0"/>
        <w:spacing w:after="240"/>
        <w:ind w:left="640" w:hanging="640"/>
        <w:rPr>
          <w:noProof/>
          <w:szCs w:val="24"/>
        </w:rPr>
      </w:pPr>
      <w:r w:rsidRPr="009E38C8">
        <w:rPr>
          <w:noProof/>
          <w:szCs w:val="24"/>
        </w:rPr>
        <w:t xml:space="preserve">(6) </w:t>
      </w:r>
      <w:r w:rsidRPr="009E38C8">
        <w:rPr>
          <w:noProof/>
          <w:szCs w:val="24"/>
        </w:rPr>
        <w:tab/>
        <w:t xml:space="preserve">Teze, D.; Coines, J.; Fredslund, F.; Dubey, K. D.; Bidart, G. N.; Adams, P. D.; Dueber, J. E.; Svensson, B.; Rovira, C.; Welner, D. H. </w:t>
      </w:r>
      <w:r w:rsidRPr="009E38C8">
        <w:rPr>
          <w:i/>
          <w:iCs/>
          <w:noProof/>
          <w:szCs w:val="24"/>
        </w:rPr>
        <w:t>O</w:t>
      </w:r>
      <w:r w:rsidRPr="009E38C8">
        <w:rPr>
          <w:noProof/>
          <w:szCs w:val="24"/>
        </w:rPr>
        <w:t>‑/</w:t>
      </w:r>
      <w:r w:rsidRPr="009E38C8">
        <w:rPr>
          <w:i/>
          <w:iCs/>
          <w:noProof/>
          <w:szCs w:val="24"/>
        </w:rPr>
        <w:t>N</w:t>
      </w:r>
      <w:r w:rsidRPr="009E38C8">
        <w:rPr>
          <w:noProof/>
          <w:szCs w:val="24"/>
        </w:rPr>
        <w:t>‑/</w:t>
      </w:r>
      <w:r w:rsidRPr="009E38C8">
        <w:rPr>
          <w:i/>
          <w:iCs/>
          <w:noProof/>
          <w:szCs w:val="24"/>
        </w:rPr>
        <w:t>S</w:t>
      </w:r>
      <w:r w:rsidRPr="009E38C8">
        <w:rPr>
          <w:noProof/>
          <w:szCs w:val="24"/>
        </w:rPr>
        <w:t xml:space="preserve">‑Specificity in Glycosyltransferase Catalysis: From Mechanistic Understanding to Engineering. </w:t>
      </w:r>
      <w:r w:rsidRPr="009E38C8">
        <w:rPr>
          <w:i/>
          <w:iCs/>
          <w:noProof/>
          <w:szCs w:val="24"/>
        </w:rPr>
        <w:t>ACS Catal.</w:t>
      </w:r>
      <w:r w:rsidRPr="009E38C8">
        <w:rPr>
          <w:noProof/>
          <w:szCs w:val="24"/>
        </w:rPr>
        <w:t xml:space="preserve"> </w:t>
      </w:r>
      <w:r w:rsidRPr="009E38C8">
        <w:rPr>
          <w:b/>
          <w:bCs/>
          <w:noProof/>
          <w:szCs w:val="24"/>
        </w:rPr>
        <w:t>2021</w:t>
      </w:r>
      <w:r w:rsidRPr="009E38C8">
        <w:rPr>
          <w:noProof/>
          <w:szCs w:val="24"/>
        </w:rPr>
        <w:t xml:space="preserve">, </w:t>
      </w:r>
      <w:r w:rsidRPr="009E38C8">
        <w:rPr>
          <w:i/>
          <w:iCs/>
          <w:noProof/>
          <w:szCs w:val="24"/>
        </w:rPr>
        <w:t>11</w:t>
      </w:r>
      <w:r w:rsidRPr="009E38C8">
        <w:rPr>
          <w:noProof/>
          <w:szCs w:val="24"/>
        </w:rPr>
        <w:t xml:space="preserve"> (11), 1810–1815.</w:t>
      </w:r>
    </w:p>
    <w:p w14:paraId="03FF4D64" w14:textId="77777777" w:rsidR="009E38C8" w:rsidRPr="009E38C8" w:rsidRDefault="009E38C8" w:rsidP="009E38C8">
      <w:pPr>
        <w:widowControl w:val="0"/>
        <w:autoSpaceDE w:val="0"/>
        <w:autoSpaceDN w:val="0"/>
        <w:adjustRightInd w:val="0"/>
        <w:spacing w:after="240"/>
        <w:ind w:left="640" w:hanging="640"/>
        <w:rPr>
          <w:noProof/>
          <w:szCs w:val="24"/>
        </w:rPr>
      </w:pPr>
      <w:r w:rsidRPr="009E38C8">
        <w:rPr>
          <w:noProof/>
          <w:szCs w:val="24"/>
        </w:rPr>
        <w:t xml:space="preserve">(7) </w:t>
      </w:r>
      <w:r w:rsidRPr="009E38C8">
        <w:rPr>
          <w:noProof/>
          <w:szCs w:val="24"/>
        </w:rPr>
        <w:tab/>
        <w:t xml:space="preserve">He, J.; Zhao, P.; Hu, Z.; Liu, S.; Kuang, Y.; Zhang, M.; Li, B.; Yun, H.; Qiao, X. Molecular and Structural Characterization of a Promiscuous </w:t>
      </w:r>
      <w:r w:rsidRPr="009E38C8">
        <w:rPr>
          <w:i/>
          <w:iCs/>
          <w:noProof/>
          <w:szCs w:val="24"/>
        </w:rPr>
        <w:t>C</w:t>
      </w:r>
      <w:r w:rsidRPr="009E38C8">
        <w:rPr>
          <w:noProof/>
          <w:szCs w:val="24"/>
        </w:rPr>
        <w:t xml:space="preserve">-Glycosyltransferase from </w:t>
      </w:r>
      <w:r w:rsidRPr="009E38C8">
        <w:rPr>
          <w:i/>
          <w:iCs/>
          <w:noProof/>
          <w:szCs w:val="24"/>
        </w:rPr>
        <w:t>Trollius Chinensis</w:t>
      </w:r>
      <w:r w:rsidRPr="009E38C8">
        <w:rPr>
          <w:noProof/>
          <w:szCs w:val="24"/>
        </w:rPr>
        <w:t xml:space="preserve">. </w:t>
      </w:r>
      <w:r w:rsidRPr="009E38C8">
        <w:rPr>
          <w:i/>
          <w:iCs/>
          <w:noProof/>
          <w:szCs w:val="24"/>
        </w:rPr>
        <w:t>Angew. Chem. Int. Ed.</w:t>
      </w:r>
      <w:r w:rsidRPr="009E38C8">
        <w:rPr>
          <w:noProof/>
          <w:szCs w:val="24"/>
        </w:rPr>
        <w:t xml:space="preserve"> </w:t>
      </w:r>
      <w:r w:rsidRPr="009E38C8">
        <w:rPr>
          <w:b/>
          <w:bCs/>
          <w:noProof/>
          <w:szCs w:val="24"/>
        </w:rPr>
        <w:t>2019</w:t>
      </w:r>
      <w:r w:rsidRPr="009E38C8">
        <w:rPr>
          <w:noProof/>
          <w:szCs w:val="24"/>
        </w:rPr>
        <w:t xml:space="preserve">, </w:t>
      </w:r>
      <w:r w:rsidRPr="009E38C8">
        <w:rPr>
          <w:i/>
          <w:iCs/>
          <w:noProof/>
          <w:szCs w:val="24"/>
        </w:rPr>
        <w:t>131</w:t>
      </w:r>
      <w:r w:rsidRPr="009E38C8">
        <w:rPr>
          <w:noProof/>
          <w:szCs w:val="24"/>
        </w:rPr>
        <w:t xml:space="preserve"> (131), 11637–11644. https://doi.org/10.1002/ange.201905505.</w:t>
      </w:r>
    </w:p>
    <w:p w14:paraId="7448B0D1" w14:textId="77777777" w:rsidR="009E38C8" w:rsidRPr="009E38C8" w:rsidRDefault="009E38C8" w:rsidP="009E38C8">
      <w:pPr>
        <w:widowControl w:val="0"/>
        <w:autoSpaceDE w:val="0"/>
        <w:autoSpaceDN w:val="0"/>
        <w:adjustRightInd w:val="0"/>
        <w:spacing w:after="240"/>
        <w:ind w:left="640" w:hanging="640"/>
        <w:rPr>
          <w:noProof/>
          <w:szCs w:val="24"/>
        </w:rPr>
      </w:pPr>
      <w:r w:rsidRPr="009E38C8">
        <w:rPr>
          <w:noProof/>
          <w:szCs w:val="24"/>
        </w:rPr>
        <w:t xml:space="preserve">(8) </w:t>
      </w:r>
      <w:r w:rsidRPr="009E38C8">
        <w:rPr>
          <w:noProof/>
          <w:szCs w:val="24"/>
        </w:rPr>
        <w:tab/>
        <w:t xml:space="preserve">Zhang, L.; Wang, D.; Zhang, P.; Wu, C.; Li, Y. Promiscuity Characteristics of Versatile Plant Glycosyltransferases for Natural Product Glycodiversification. </w:t>
      </w:r>
      <w:r w:rsidRPr="009E38C8">
        <w:rPr>
          <w:i/>
          <w:iCs/>
          <w:noProof/>
          <w:szCs w:val="24"/>
        </w:rPr>
        <w:t>ACS Synth. Biol.</w:t>
      </w:r>
      <w:r w:rsidRPr="009E38C8">
        <w:rPr>
          <w:noProof/>
          <w:szCs w:val="24"/>
        </w:rPr>
        <w:t xml:space="preserve"> </w:t>
      </w:r>
      <w:r w:rsidRPr="009E38C8">
        <w:rPr>
          <w:b/>
          <w:bCs/>
          <w:noProof/>
          <w:szCs w:val="24"/>
        </w:rPr>
        <w:t>2022</w:t>
      </w:r>
      <w:r w:rsidRPr="009E38C8">
        <w:rPr>
          <w:noProof/>
          <w:szCs w:val="24"/>
        </w:rPr>
        <w:t xml:space="preserve">, </w:t>
      </w:r>
      <w:r w:rsidRPr="009E38C8">
        <w:rPr>
          <w:i/>
          <w:iCs/>
          <w:noProof/>
          <w:szCs w:val="24"/>
        </w:rPr>
        <w:t>11</w:t>
      </w:r>
      <w:r w:rsidRPr="009E38C8">
        <w:rPr>
          <w:noProof/>
          <w:szCs w:val="24"/>
        </w:rPr>
        <w:t xml:space="preserve"> (11), 812–819. https://doi.org/10.1021/acssynbio.1c00489.</w:t>
      </w:r>
    </w:p>
    <w:p w14:paraId="23B44AAC" w14:textId="77777777" w:rsidR="009E38C8" w:rsidRPr="009E38C8" w:rsidRDefault="009E38C8" w:rsidP="009E38C8">
      <w:pPr>
        <w:widowControl w:val="0"/>
        <w:autoSpaceDE w:val="0"/>
        <w:autoSpaceDN w:val="0"/>
        <w:adjustRightInd w:val="0"/>
        <w:spacing w:after="240"/>
        <w:ind w:left="640" w:hanging="640"/>
        <w:rPr>
          <w:noProof/>
          <w:szCs w:val="24"/>
        </w:rPr>
      </w:pPr>
      <w:r w:rsidRPr="009E38C8">
        <w:rPr>
          <w:noProof/>
          <w:szCs w:val="24"/>
        </w:rPr>
        <w:t xml:space="preserve">(9) </w:t>
      </w:r>
      <w:r w:rsidRPr="009E38C8">
        <w:rPr>
          <w:noProof/>
          <w:szCs w:val="24"/>
        </w:rPr>
        <w:tab/>
        <w:t xml:space="preserve">Yang, K. K.; Wu, Z.; Arnold, F. H. Machine-Learning-Guided Directed Evolution for Protein Engineering. </w:t>
      </w:r>
      <w:r w:rsidRPr="009E38C8">
        <w:rPr>
          <w:i/>
          <w:iCs/>
          <w:noProof/>
          <w:szCs w:val="24"/>
        </w:rPr>
        <w:t>Nat. Methods</w:t>
      </w:r>
      <w:r w:rsidRPr="009E38C8">
        <w:rPr>
          <w:noProof/>
          <w:szCs w:val="24"/>
        </w:rPr>
        <w:t xml:space="preserve"> </w:t>
      </w:r>
      <w:r w:rsidRPr="009E38C8">
        <w:rPr>
          <w:b/>
          <w:bCs/>
          <w:noProof/>
          <w:szCs w:val="24"/>
        </w:rPr>
        <w:t>2019</w:t>
      </w:r>
      <w:r w:rsidRPr="009E38C8">
        <w:rPr>
          <w:noProof/>
          <w:szCs w:val="24"/>
        </w:rPr>
        <w:t xml:space="preserve">, </w:t>
      </w:r>
      <w:r w:rsidRPr="009E38C8">
        <w:rPr>
          <w:i/>
          <w:iCs/>
          <w:noProof/>
          <w:szCs w:val="24"/>
        </w:rPr>
        <w:t>16</w:t>
      </w:r>
      <w:r w:rsidRPr="009E38C8">
        <w:rPr>
          <w:noProof/>
          <w:szCs w:val="24"/>
        </w:rPr>
        <w:t xml:space="preserve"> (August), 687–694. https://doi.org/10.1038/s41592-019-0496-6.</w:t>
      </w:r>
    </w:p>
    <w:p w14:paraId="56A16EFE" w14:textId="77777777" w:rsidR="009E38C8" w:rsidRPr="009E38C8" w:rsidRDefault="009E38C8" w:rsidP="009E38C8">
      <w:pPr>
        <w:widowControl w:val="0"/>
        <w:autoSpaceDE w:val="0"/>
        <w:autoSpaceDN w:val="0"/>
        <w:adjustRightInd w:val="0"/>
        <w:spacing w:after="240"/>
        <w:ind w:left="640" w:hanging="640"/>
        <w:rPr>
          <w:noProof/>
          <w:szCs w:val="24"/>
        </w:rPr>
      </w:pPr>
      <w:r w:rsidRPr="009E38C8">
        <w:rPr>
          <w:noProof/>
          <w:szCs w:val="24"/>
        </w:rPr>
        <w:t xml:space="preserve">(10) </w:t>
      </w:r>
      <w:r w:rsidRPr="009E38C8">
        <w:rPr>
          <w:noProof/>
          <w:szCs w:val="24"/>
        </w:rPr>
        <w:tab/>
        <w:t xml:space="preserve">Mazurenko, S.; Prokop, Z.; Damborsky, J. Machine Learning in Enzyme Engineering. </w:t>
      </w:r>
      <w:r w:rsidRPr="009E38C8">
        <w:rPr>
          <w:i/>
          <w:iCs/>
          <w:noProof/>
          <w:szCs w:val="24"/>
        </w:rPr>
        <w:t>ACS Catal.</w:t>
      </w:r>
      <w:r w:rsidRPr="009E38C8">
        <w:rPr>
          <w:noProof/>
          <w:szCs w:val="24"/>
        </w:rPr>
        <w:t xml:space="preserve"> </w:t>
      </w:r>
      <w:r w:rsidRPr="009E38C8">
        <w:rPr>
          <w:b/>
          <w:bCs/>
          <w:noProof/>
          <w:szCs w:val="24"/>
        </w:rPr>
        <w:t>2020</w:t>
      </w:r>
      <w:r w:rsidRPr="009E38C8">
        <w:rPr>
          <w:noProof/>
          <w:szCs w:val="24"/>
        </w:rPr>
        <w:t xml:space="preserve">, </w:t>
      </w:r>
      <w:r w:rsidRPr="009E38C8">
        <w:rPr>
          <w:i/>
          <w:iCs/>
          <w:noProof/>
          <w:szCs w:val="24"/>
        </w:rPr>
        <w:t>10</w:t>
      </w:r>
      <w:r w:rsidRPr="009E38C8">
        <w:rPr>
          <w:noProof/>
          <w:szCs w:val="24"/>
        </w:rPr>
        <w:t xml:space="preserve"> (10), 1210–1223. https://doi.org/10.1021/acscatal.9b04321.</w:t>
      </w:r>
    </w:p>
    <w:p w14:paraId="0A2BDD32" w14:textId="77777777" w:rsidR="009E38C8" w:rsidRPr="009E38C8" w:rsidRDefault="009E38C8" w:rsidP="009E38C8">
      <w:pPr>
        <w:widowControl w:val="0"/>
        <w:autoSpaceDE w:val="0"/>
        <w:autoSpaceDN w:val="0"/>
        <w:adjustRightInd w:val="0"/>
        <w:spacing w:after="240"/>
        <w:ind w:left="640" w:hanging="640"/>
        <w:rPr>
          <w:noProof/>
          <w:szCs w:val="24"/>
        </w:rPr>
      </w:pPr>
      <w:r w:rsidRPr="009E38C8">
        <w:rPr>
          <w:noProof/>
          <w:szCs w:val="24"/>
        </w:rPr>
        <w:t xml:space="preserve">(11) </w:t>
      </w:r>
      <w:r w:rsidRPr="009E38C8">
        <w:rPr>
          <w:noProof/>
          <w:szCs w:val="24"/>
        </w:rPr>
        <w:tab/>
        <w:t xml:space="preserve">Kroll, A.; Ranjan, S.; Engqvist, M. K. M.; Lercher, M. J. The Substrate Scopes of Enzymes : A General Prediction Model Based on Machine and Deep Learning. </w:t>
      </w:r>
      <w:r w:rsidRPr="009E38C8">
        <w:rPr>
          <w:i/>
          <w:iCs/>
          <w:noProof/>
          <w:szCs w:val="24"/>
        </w:rPr>
        <w:t>BioRxiv</w:t>
      </w:r>
      <w:r w:rsidRPr="009E38C8">
        <w:rPr>
          <w:noProof/>
          <w:szCs w:val="24"/>
        </w:rPr>
        <w:t xml:space="preserve"> </w:t>
      </w:r>
      <w:r w:rsidRPr="009E38C8">
        <w:rPr>
          <w:b/>
          <w:bCs/>
          <w:noProof/>
          <w:szCs w:val="24"/>
        </w:rPr>
        <w:t>2022</w:t>
      </w:r>
      <w:r w:rsidRPr="009E38C8">
        <w:rPr>
          <w:noProof/>
          <w:szCs w:val="24"/>
        </w:rPr>
        <w:t>, 1–28.</w:t>
      </w:r>
    </w:p>
    <w:p w14:paraId="4FD16F40" w14:textId="77777777" w:rsidR="009E38C8" w:rsidRPr="009E38C8" w:rsidRDefault="009E38C8" w:rsidP="009E38C8">
      <w:pPr>
        <w:widowControl w:val="0"/>
        <w:autoSpaceDE w:val="0"/>
        <w:autoSpaceDN w:val="0"/>
        <w:adjustRightInd w:val="0"/>
        <w:spacing w:after="240"/>
        <w:ind w:left="640" w:hanging="640"/>
        <w:rPr>
          <w:noProof/>
          <w:szCs w:val="24"/>
        </w:rPr>
      </w:pPr>
      <w:r w:rsidRPr="009E38C8">
        <w:rPr>
          <w:noProof/>
          <w:szCs w:val="24"/>
        </w:rPr>
        <w:t xml:space="preserve">(12) </w:t>
      </w:r>
      <w:r w:rsidRPr="009E38C8">
        <w:rPr>
          <w:noProof/>
          <w:szCs w:val="24"/>
        </w:rPr>
        <w:tab/>
        <w:t xml:space="preserve">Putkaradze, N.; Teze, D.; Fredslund, F.; Welner, D. H. Natural Product C-Glycosyltransferases – a Scarcely Characterised Enzymatic Activity with Bioyechnological Potential. </w:t>
      </w:r>
      <w:r w:rsidRPr="009E38C8">
        <w:rPr>
          <w:i/>
          <w:iCs/>
          <w:noProof/>
          <w:szCs w:val="24"/>
        </w:rPr>
        <w:t>Nat. Prod. Rep.</w:t>
      </w:r>
      <w:r w:rsidRPr="009E38C8">
        <w:rPr>
          <w:noProof/>
          <w:szCs w:val="24"/>
        </w:rPr>
        <w:t xml:space="preserve"> </w:t>
      </w:r>
      <w:r w:rsidRPr="009E38C8">
        <w:rPr>
          <w:b/>
          <w:bCs/>
          <w:noProof/>
          <w:szCs w:val="24"/>
        </w:rPr>
        <w:t>2020</w:t>
      </w:r>
      <w:r w:rsidRPr="009E38C8">
        <w:rPr>
          <w:noProof/>
          <w:szCs w:val="24"/>
        </w:rPr>
        <w:t xml:space="preserve">, </w:t>
      </w:r>
      <w:r w:rsidRPr="009E38C8">
        <w:rPr>
          <w:i/>
          <w:iCs/>
          <w:noProof/>
          <w:szCs w:val="24"/>
        </w:rPr>
        <w:t>00</w:t>
      </w:r>
      <w:r w:rsidRPr="009E38C8">
        <w:rPr>
          <w:noProof/>
          <w:szCs w:val="24"/>
        </w:rPr>
        <w:t>, 1–12. https://doi.org/10.1039/D0NP00040J.</w:t>
      </w:r>
    </w:p>
    <w:p w14:paraId="30A5CAE9" w14:textId="77777777" w:rsidR="009E38C8" w:rsidRPr="009E38C8" w:rsidRDefault="009E38C8" w:rsidP="009E38C8">
      <w:pPr>
        <w:widowControl w:val="0"/>
        <w:autoSpaceDE w:val="0"/>
        <w:autoSpaceDN w:val="0"/>
        <w:adjustRightInd w:val="0"/>
        <w:spacing w:after="240"/>
        <w:ind w:left="640" w:hanging="640"/>
        <w:rPr>
          <w:noProof/>
          <w:szCs w:val="24"/>
        </w:rPr>
      </w:pPr>
      <w:r w:rsidRPr="009E38C8">
        <w:rPr>
          <w:noProof/>
          <w:szCs w:val="24"/>
        </w:rPr>
        <w:t xml:space="preserve">(13) </w:t>
      </w:r>
      <w:r w:rsidRPr="009E38C8">
        <w:rPr>
          <w:noProof/>
          <w:szCs w:val="24"/>
        </w:rPr>
        <w:tab/>
        <w:t>Tegl, G.; Nidetzky, B. Leloir Glycosyltransferases of Natural Product C-Glycosylation</w:t>
      </w:r>
      <w:r w:rsidRPr="009E38C8">
        <w:rPr>
          <w:rFonts w:ascii="Times New Roman" w:hAnsi="Times New Roman"/>
          <w:noProof/>
          <w:szCs w:val="24"/>
        </w:rPr>
        <w:t> </w:t>
      </w:r>
      <w:r w:rsidRPr="009E38C8">
        <w:rPr>
          <w:noProof/>
          <w:szCs w:val="24"/>
        </w:rPr>
        <w:t xml:space="preserve">: Structure, Mechanism and Specificity. </w:t>
      </w:r>
      <w:r w:rsidRPr="009E38C8">
        <w:rPr>
          <w:i/>
          <w:iCs/>
          <w:noProof/>
          <w:szCs w:val="24"/>
        </w:rPr>
        <w:t>Biochem. Soc. Trans.</w:t>
      </w:r>
      <w:r w:rsidRPr="009E38C8">
        <w:rPr>
          <w:noProof/>
          <w:szCs w:val="24"/>
        </w:rPr>
        <w:t xml:space="preserve"> </w:t>
      </w:r>
      <w:r w:rsidRPr="009E38C8">
        <w:rPr>
          <w:b/>
          <w:bCs/>
          <w:noProof/>
          <w:szCs w:val="24"/>
        </w:rPr>
        <w:t>2020</w:t>
      </w:r>
      <w:r w:rsidRPr="009E38C8">
        <w:rPr>
          <w:noProof/>
          <w:szCs w:val="24"/>
        </w:rPr>
        <w:t xml:space="preserve">, </w:t>
      </w:r>
      <w:r w:rsidRPr="009E38C8">
        <w:rPr>
          <w:i/>
          <w:iCs/>
          <w:noProof/>
          <w:szCs w:val="24"/>
        </w:rPr>
        <w:t>48</w:t>
      </w:r>
      <w:r w:rsidRPr="009E38C8">
        <w:rPr>
          <w:noProof/>
          <w:szCs w:val="24"/>
        </w:rPr>
        <w:t xml:space="preserve"> (48), 1583–1598.</w:t>
      </w:r>
    </w:p>
    <w:p w14:paraId="63660C42" w14:textId="77777777" w:rsidR="009E38C8" w:rsidRPr="009E38C8" w:rsidRDefault="009E38C8" w:rsidP="009E38C8">
      <w:pPr>
        <w:widowControl w:val="0"/>
        <w:autoSpaceDE w:val="0"/>
        <w:autoSpaceDN w:val="0"/>
        <w:adjustRightInd w:val="0"/>
        <w:spacing w:after="240"/>
        <w:ind w:left="640" w:hanging="640"/>
        <w:rPr>
          <w:noProof/>
          <w:szCs w:val="24"/>
        </w:rPr>
      </w:pPr>
      <w:r w:rsidRPr="009E38C8">
        <w:rPr>
          <w:noProof/>
          <w:szCs w:val="24"/>
        </w:rPr>
        <w:t xml:space="preserve">(14) </w:t>
      </w:r>
      <w:r w:rsidRPr="009E38C8">
        <w:rPr>
          <w:noProof/>
          <w:szCs w:val="24"/>
        </w:rPr>
        <w:tab/>
        <w:t xml:space="preserve">Brazier-Hicks, M.; Offen, W. A.; Gershater, M. C.; Revett, T. J.; Lim, E. K.; Bowles, D. J.; Davies, G. J.; Edwards, R. Characterization and Engineering of the Bifunctional N- and O-Glucosyltransferase Involved in Xenobiotic Metabolism in Plants. </w:t>
      </w:r>
      <w:r w:rsidRPr="009E38C8">
        <w:rPr>
          <w:i/>
          <w:iCs/>
          <w:noProof/>
          <w:szCs w:val="24"/>
        </w:rPr>
        <w:t>Proc. Natl. Acad. Sci.</w:t>
      </w:r>
      <w:r w:rsidRPr="009E38C8">
        <w:rPr>
          <w:noProof/>
          <w:szCs w:val="24"/>
        </w:rPr>
        <w:t xml:space="preserve"> </w:t>
      </w:r>
      <w:r w:rsidRPr="009E38C8">
        <w:rPr>
          <w:b/>
          <w:bCs/>
          <w:noProof/>
          <w:szCs w:val="24"/>
        </w:rPr>
        <w:t>2007</w:t>
      </w:r>
      <w:r w:rsidRPr="009E38C8">
        <w:rPr>
          <w:noProof/>
          <w:szCs w:val="24"/>
        </w:rPr>
        <w:t xml:space="preserve">, </w:t>
      </w:r>
      <w:r w:rsidRPr="009E38C8">
        <w:rPr>
          <w:i/>
          <w:iCs/>
          <w:noProof/>
          <w:szCs w:val="24"/>
        </w:rPr>
        <w:t>104</w:t>
      </w:r>
      <w:r w:rsidRPr="009E38C8">
        <w:rPr>
          <w:noProof/>
          <w:szCs w:val="24"/>
        </w:rPr>
        <w:t xml:space="preserve"> (51), 20238–20243.</w:t>
      </w:r>
    </w:p>
    <w:p w14:paraId="5CF121FB" w14:textId="77777777" w:rsidR="009E38C8" w:rsidRPr="009E38C8" w:rsidRDefault="009E38C8" w:rsidP="009E38C8">
      <w:pPr>
        <w:widowControl w:val="0"/>
        <w:autoSpaceDE w:val="0"/>
        <w:autoSpaceDN w:val="0"/>
        <w:adjustRightInd w:val="0"/>
        <w:spacing w:after="240"/>
        <w:ind w:left="640" w:hanging="640"/>
        <w:rPr>
          <w:noProof/>
          <w:szCs w:val="24"/>
        </w:rPr>
      </w:pPr>
      <w:r w:rsidRPr="009E38C8">
        <w:rPr>
          <w:noProof/>
          <w:szCs w:val="24"/>
        </w:rPr>
        <w:t xml:space="preserve">(15) </w:t>
      </w:r>
      <w:r w:rsidRPr="009E38C8">
        <w:rPr>
          <w:noProof/>
          <w:szCs w:val="24"/>
        </w:rPr>
        <w:tab/>
        <w:t xml:space="preserve">Jumper, J.; Evans, R.; Pritzel, A.; Green, T.; Figurnov, M.; Ronneberger, O.; Tunyasuvunakool, K.; Bates, R.; Žídek, A.; Potapenko, A.; Bridgland, A.; Meyer, C.; Kohl, S. A. A.; Ballard, A. J.; Cowie, A.; Romera-Paredes, B.; Nikolov, S.; Jain, R.; Adler, J.; Back, T.; Petersen, S.; Reiman, D.; Clancy, E.; Zielinski, M.; Steinegger, M.; Pacholska, M.; Berghammer, T.; Bodenstein, S.; Silver, D.; Vinyals, O.; Senior, A. W.; Kavukcuoglu, K.; Kohli, P.; Hassabis, D. Highly Accurate Protein Structure Prediction with AlphaFold. </w:t>
      </w:r>
      <w:r w:rsidRPr="009E38C8">
        <w:rPr>
          <w:i/>
          <w:iCs/>
          <w:noProof/>
          <w:szCs w:val="24"/>
        </w:rPr>
        <w:t>Nature</w:t>
      </w:r>
      <w:r w:rsidRPr="009E38C8">
        <w:rPr>
          <w:noProof/>
          <w:szCs w:val="24"/>
        </w:rPr>
        <w:t xml:space="preserve"> </w:t>
      </w:r>
      <w:r w:rsidRPr="009E38C8">
        <w:rPr>
          <w:b/>
          <w:bCs/>
          <w:noProof/>
          <w:szCs w:val="24"/>
        </w:rPr>
        <w:t>2021</w:t>
      </w:r>
      <w:r w:rsidRPr="009E38C8">
        <w:rPr>
          <w:noProof/>
          <w:szCs w:val="24"/>
        </w:rPr>
        <w:t xml:space="preserve">, </w:t>
      </w:r>
      <w:r w:rsidRPr="009E38C8">
        <w:rPr>
          <w:i/>
          <w:iCs/>
          <w:noProof/>
          <w:szCs w:val="24"/>
        </w:rPr>
        <w:t>596</w:t>
      </w:r>
      <w:r w:rsidRPr="009E38C8">
        <w:rPr>
          <w:noProof/>
          <w:szCs w:val="24"/>
        </w:rPr>
        <w:t xml:space="preserve"> (7873), 583–589. https://doi.org/10.1038/s41586-021-03819-2.</w:t>
      </w:r>
    </w:p>
    <w:p w14:paraId="29B18A81" w14:textId="77777777" w:rsidR="009E38C8" w:rsidRPr="009E38C8" w:rsidRDefault="009E38C8" w:rsidP="009E38C8">
      <w:pPr>
        <w:widowControl w:val="0"/>
        <w:autoSpaceDE w:val="0"/>
        <w:autoSpaceDN w:val="0"/>
        <w:adjustRightInd w:val="0"/>
        <w:spacing w:after="240"/>
        <w:ind w:left="640" w:hanging="640"/>
        <w:rPr>
          <w:noProof/>
        </w:rPr>
      </w:pPr>
      <w:r w:rsidRPr="009E38C8">
        <w:rPr>
          <w:noProof/>
          <w:szCs w:val="24"/>
        </w:rPr>
        <w:t xml:space="preserve">(16) </w:t>
      </w:r>
      <w:r w:rsidRPr="009E38C8">
        <w:rPr>
          <w:noProof/>
          <w:szCs w:val="24"/>
        </w:rPr>
        <w:tab/>
        <w:t xml:space="preserve">Schaller, K. S.; Kari, J.; Borch, K.; Peters, H. J.; Westh, P. Binding Prediction of Multi-Domain Cellulases with a Dual-CNN. </w:t>
      </w:r>
      <w:r w:rsidRPr="009E38C8">
        <w:rPr>
          <w:i/>
          <w:iCs/>
          <w:noProof/>
          <w:szCs w:val="24"/>
        </w:rPr>
        <w:t>arXiv  2207 . 02698v1 [ Phys. . bio-ph ] 6 Jul 2022</w:t>
      </w:r>
      <w:r w:rsidRPr="009E38C8">
        <w:rPr>
          <w:noProof/>
          <w:szCs w:val="24"/>
        </w:rPr>
        <w:t>.</w:t>
      </w:r>
    </w:p>
    <w:p w14:paraId="011F0109" w14:textId="033E7BAF" w:rsidR="00683131" w:rsidRPr="00EF5B33" w:rsidRDefault="00BC6539" w:rsidP="004765CC">
      <w:pPr>
        <w:pStyle w:val="TFReferencesSection"/>
        <w:spacing w:after="240" w:line="276" w:lineRule="auto"/>
        <w:ind w:firstLine="0"/>
        <w:jc w:val="left"/>
        <w:rPr>
          <w:color w:val="FF0000"/>
        </w:rPr>
      </w:pPr>
      <w:r>
        <w:rPr>
          <w:color w:val="FF0000"/>
        </w:rPr>
        <w:fldChar w:fldCharType="end"/>
      </w:r>
    </w:p>
    <w:p w14:paraId="1D775A50" w14:textId="77777777" w:rsidR="009246AD" w:rsidRPr="00EF5B33" w:rsidRDefault="009246AD" w:rsidP="004765CC">
      <w:pPr>
        <w:pStyle w:val="TFReferencesSection"/>
        <w:spacing w:after="240" w:line="276" w:lineRule="auto"/>
        <w:ind w:left="450" w:firstLine="720"/>
        <w:jc w:val="left"/>
      </w:pPr>
    </w:p>
    <w:p w14:paraId="06D070B4" w14:textId="77777777" w:rsidR="00C10EE0" w:rsidRPr="00EF5B33" w:rsidRDefault="00C10EE0" w:rsidP="004765CC">
      <w:pPr>
        <w:pStyle w:val="BHBriefs"/>
        <w:spacing w:after="240" w:line="276" w:lineRule="auto"/>
        <w:jc w:val="left"/>
        <w:rPr>
          <w:color w:val="FF0000"/>
        </w:rPr>
      </w:pPr>
      <w:r w:rsidRPr="00EF5B33">
        <w:rPr>
          <w:color w:val="FF0000"/>
        </w:rPr>
        <w:t>BRIEFS (</w:t>
      </w:r>
      <w:r w:rsidR="000B5610" w:rsidRPr="00EF5B33">
        <w:rPr>
          <w:color w:val="FF0000"/>
        </w:rPr>
        <w:t xml:space="preserve">Word </w:t>
      </w:r>
      <w:r w:rsidRPr="00EF5B33">
        <w:rPr>
          <w:color w:val="FF0000"/>
        </w:rPr>
        <w:t>Style “BH_Briefs”). If you are submitting your paper to a journal that requires a brief, provide a one-sentence synopsis for inclusion in the Table of Contents.</w:t>
      </w:r>
    </w:p>
    <w:p w14:paraId="05806CDE" w14:textId="0D0E0529" w:rsidR="009246AD" w:rsidRPr="00EF5B33" w:rsidRDefault="009246AD" w:rsidP="004765CC">
      <w:pPr>
        <w:pStyle w:val="SNSynopsisTOC"/>
        <w:spacing w:after="240" w:line="276" w:lineRule="auto"/>
        <w:jc w:val="left"/>
        <w:rPr>
          <w:color w:val="FF0000"/>
        </w:rPr>
      </w:pPr>
      <w:r w:rsidRPr="00EF5B33">
        <w:rPr>
          <w:color w:val="FF0000"/>
        </w:rPr>
        <w:t xml:space="preserve">SYNOPSIS (Word Style “SN_Synopsis_TOC”). If you are submitting your paper to a journal that requires a synopsis, see the </w:t>
      </w:r>
      <w:r w:rsidR="000B5610" w:rsidRPr="00EF5B33">
        <w:rPr>
          <w:color w:val="FF0000"/>
        </w:rPr>
        <w:t xml:space="preserve">journal’s </w:t>
      </w:r>
      <w:r w:rsidRPr="00EF5B33">
        <w:rPr>
          <w:color w:val="FF0000"/>
        </w:rPr>
        <w:t>Instructions for Authors</w:t>
      </w:r>
      <w:r w:rsidR="000B5610" w:rsidRPr="00EF5B33">
        <w:rPr>
          <w:color w:val="FF0000"/>
        </w:rPr>
        <w:t xml:space="preserve"> for details.</w:t>
      </w:r>
    </w:p>
    <w:p w14:paraId="6DE8A83E" w14:textId="7D02EA8E" w:rsidR="00013C75" w:rsidRPr="00EF5B33" w:rsidRDefault="00013C75" w:rsidP="004765CC">
      <w:pPr>
        <w:pStyle w:val="SNSynopsisTOC"/>
        <w:spacing w:after="240" w:line="276" w:lineRule="auto"/>
        <w:jc w:val="left"/>
      </w:pPr>
    </w:p>
    <w:p w14:paraId="73ED5792" w14:textId="65394542" w:rsidR="00013C75" w:rsidRPr="00EF5B33" w:rsidRDefault="00013C75" w:rsidP="004765CC">
      <w:pPr>
        <w:pStyle w:val="SNSynopsisTOC"/>
        <w:spacing w:after="240" w:line="276" w:lineRule="auto"/>
        <w:jc w:val="left"/>
      </w:pPr>
    </w:p>
    <w:p w14:paraId="6122E3DF" w14:textId="68C6B604" w:rsidR="00013C75" w:rsidRPr="00EF5B33" w:rsidRDefault="00013C75" w:rsidP="004765CC">
      <w:pPr>
        <w:pStyle w:val="SNSynopsisTOC"/>
        <w:spacing w:after="240" w:line="276" w:lineRule="auto"/>
        <w:jc w:val="left"/>
      </w:pPr>
    </w:p>
    <w:p w14:paraId="2A41B064" w14:textId="494C398F" w:rsidR="00013C75" w:rsidRPr="00EF5B33" w:rsidRDefault="00013C75" w:rsidP="004765CC">
      <w:pPr>
        <w:pStyle w:val="SNSynopsisTOC"/>
        <w:spacing w:after="240" w:line="276" w:lineRule="auto"/>
        <w:jc w:val="left"/>
      </w:pPr>
    </w:p>
    <w:p w14:paraId="0C4901E3" w14:textId="66EB78CD" w:rsidR="00013C75" w:rsidRPr="00EF5B33" w:rsidRDefault="00013C75" w:rsidP="004765CC">
      <w:pPr>
        <w:pStyle w:val="SNSynopsisTOC"/>
        <w:spacing w:after="240" w:line="276" w:lineRule="auto"/>
        <w:jc w:val="left"/>
      </w:pPr>
      <w:r w:rsidRPr="00EF5B33">
        <w:t xml:space="preserve">SI </w:t>
      </w:r>
    </w:p>
    <w:p w14:paraId="72863AB8" w14:textId="55F8BBD2" w:rsidR="00013C75" w:rsidRPr="00EF5B33" w:rsidRDefault="00013C75" w:rsidP="004765CC">
      <w:pPr>
        <w:pStyle w:val="SNSynopsisTOC"/>
        <w:spacing w:after="240" w:line="276" w:lineRule="auto"/>
        <w:jc w:val="left"/>
      </w:pPr>
      <w:r w:rsidRPr="00EF5B33">
        <w:t>Table 1</w:t>
      </w:r>
    </w:p>
    <w:p w14:paraId="3BB50AEF" w14:textId="77777777" w:rsidR="00013C75" w:rsidRPr="00EF5B33" w:rsidRDefault="00013C75" w:rsidP="004765CC">
      <w:pPr>
        <w:spacing w:before="100" w:beforeAutospacing="1" w:after="100" w:afterAutospacing="1" w:line="276" w:lineRule="auto"/>
        <w:rPr>
          <w:szCs w:val="24"/>
          <w:lang w:eastAsia="en-GB"/>
        </w:rPr>
      </w:pPr>
    </w:p>
    <w:p w14:paraId="2B7135E3" w14:textId="43C94A4E" w:rsidR="00013C75" w:rsidRPr="00EF5B33" w:rsidRDefault="00013C75" w:rsidP="004765CC">
      <w:pPr>
        <w:pStyle w:val="Heading1"/>
        <w:spacing w:line="276" w:lineRule="auto"/>
        <w:rPr>
          <w:b w:val="0"/>
        </w:rPr>
      </w:pPr>
      <w:r w:rsidRPr="00EF5B33">
        <w:t>Supplementary Tabl</w:t>
      </w:r>
      <w:commentRangeStart w:id="192"/>
      <w:r w:rsidRPr="00EF5B33">
        <w:t xml:space="preserve">e </w:t>
      </w:r>
      <w:fldSimple w:instr=" SEQ Figure \* ARABIC ">
        <w:r w:rsidR="007D0A8C">
          <w:rPr>
            <w:noProof/>
          </w:rPr>
          <w:t>3</w:t>
        </w:r>
      </w:fldSimple>
      <w:r w:rsidRPr="00EF5B33">
        <w:t xml:space="preserve">. Uniprot accession numbers and melting temperatures of the enzymes used in the dataset. </w:t>
      </w:r>
      <w:commentRangeEnd w:id="192"/>
      <w:r w:rsidRPr="00EF5B33">
        <w:rPr>
          <w:rStyle w:val="CommentReference"/>
          <w:rFonts w:ascii="Times" w:eastAsia="Times New Roman" w:hAnsi="Times"/>
          <w:b w:val="0"/>
        </w:rPr>
        <w:commentReference w:id="192"/>
      </w:r>
    </w:p>
    <w:tbl>
      <w:tblPr>
        <w:tblStyle w:val="TableGrid"/>
        <w:tblW w:w="0" w:type="auto"/>
        <w:jc w:val="center"/>
        <w:tblLook w:val="04A0" w:firstRow="1" w:lastRow="0" w:firstColumn="1" w:lastColumn="0" w:noHBand="0" w:noVBand="1"/>
      </w:tblPr>
      <w:tblGrid>
        <w:gridCol w:w="1568"/>
        <w:gridCol w:w="2929"/>
        <w:gridCol w:w="1288"/>
        <w:gridCol w:w="1963"/>
      </w:tblGrid>
      <w:tr w:rsidR="00013C75" w:rsidRPr="00EF5B33" w14:paraId="15A952E8" w14:textId="77777777" w:rsidTr="009E4A54">
        <w:trPr>
          <w:trHeight w:hRule="exact" w:val="432"/>
          <w:jc w:val="center"/>
        </w:trPr>
        <w:tc>
          <w:tcPr>
            <w:tcW w:w="0" w:type="auto"/>
            <w:noWrap/>
            <w:hideMark/>
          </w:tcPr>
          <w:p w14:paraId="312D0EBF" w14:textId="77777777" w:rsidR="00013C75" w:rsidRPr="00EF5B33" w:rsidRDefault="00013C75" w:rsidP="004765CC">
            <w:pPr>
              <w:spacing w:line="276" w:lineRule="auto"/>
              <w:jc w:val="center"/>
            </w:pPr>
            <w:r w:rsidRPr="00EF5B33">
              <w:t>Enzyme name</w:t>
            </w:r>
          </w:p>
        </w:tc>
        <w:tc>
          <w:tcPr>
            <w:tcW w:w="0" w:type="auto"/>
            <w:noWrap/>
            <w:hideMark/>
          </w:tcPr>
          <w:p w14:paraId="289B8197" w14:textId="77777777" w:rsidR="00013C75" w:rsidRPr="00EF5B33" w:rsidRDefault="00013C75" w:rsidP="004765CC">
            <w:pPr>
              <w:spacing w:line="276" w:lineRule="auto"/>
              <w:jc w:val="center"/>
            </w:pPr>
            <w:r w:rsidRPr="00EF5B33">
              <w:t>Organism of origin</w:t>
            </w:r>
          </w:p>
        </w:tc>
        <w:tc>
          <w:tcPr>
            <w:tcW w:w="0" w:type="auto"/>
            <w:noWrap/>
            <w:hideMark/>
          </w:tcPr>
          <w:p w14:paraId="70C74D47" w14:textId="77777777" w:rsidR="00013C75" w:rsidRPr="00EF5B33" w:rsidRDefault="00013C75" w:rsidP="004765CC">
            <w:pPr>
              <w:spacing w:line="276" w:lineRule="auto"/>
              <w:jc w:val="center"/>
            </w:pPr>
            <w:r w:rsidRPr="00EF5B33">
              <w:t>Uniprot ID</w:t>
            </w:r>
          </w:p>
        </w:tc>
        <w:tc>
          <w:tcPr>
            <w:tcW w:w="1963" w:type="dxa"/>
            <w:noWrap/>
            <w:hideMark/>
          </w:tcPr>
          <w:p w14:paraId="28EC8B50" w14:textId="77777777" w:rsidR="00013C75" w:rsidRPr="00EF5B33" w:rsidRDefault="00013C75" w:rsidP="004765CC">
            <w:pPr>
              <w:spacing w:line="276" w:lineRule="auto"/>
              <w:jc w:val="center"/>
            </w:pPr>
            <w:r w:rsidRPr="00EF5B33">
              <w:rPr>
                <w:i/>
              </w:rPr>
              <w:t>T</w:t>
            </w:r>
            <w:r w:rsidRPr="00EF5B33">
              <w:rPr>
                <w:vertAlign w:val="subscript"/>
              </w:rPr>
              <w:t>m</w:t>
            </w:r>
            <w:r w:rsidRPr="00EF5B33">
              <w:t xml:space="preserve"> (</w:t>
            </w:r>
            <w:r w:rsidRPr="00EF5B33">
              <w:rPr>
                <w:rFonts w:cs="Times New Roman"/>
              </w:rPr>
              <w:t>°</w:t>
            </w:r>
            <w:r w:rsidRPr="00EF5B33">
              <w:t>C)</w:t>
            </w:r>
          </w:p>
        </w:tc>
      </w:tr>
      <w:tr w:rsidR="00013C75" w:rsidRPr="00EF5B33" w14:paraId="003DAB9B" w14:textId="77777777" w:rsidTr="009E4A54">
        <w:trPr>
          <w:trHeight w:hRule="exact" w:val="432"/>
          <w:jc w:val="center"/>
        </w:trPr>
        <w:tc>
          <w:tcPr>
            <w:tcW w:w="0" w:type="auto"/>
            <w:noWrap/>
            <w:hideMark/>
          </w:tcPr>
          <w:p w14:paraId="1BDE55C4" w14:textId="77777777" w:rsidR="00013C75" w:rsidRPr="00F4740B" w:rsidRDefault="00013C75">
            <w:pPr>
              <w:spacing w:line="276" w:lineRule="auto"/>
              <w:jc w:val="left"/>
              <w:rPr>
                <w:rFonts w:ascii="Operator Mono SSm Lig Book" w:hAnsi="Operator Mono SSm Lig Book"/>
                <w:sz w:val="16"/>
                <w:szCs w:val="15"/>
                <w:rPrChange w:id="193" w:author="Christian Madsen" w:date="2022-07-15T18:44:00Z">
                  <w:rPr/>
                </w:rPrChange>
              </w:rPr>
              <w:pPrChange w:id="194" w:author="Christian Madsen" w:date="2022-07-15T21:19:00Z">
                <w:pPr>
                  <w:spacing w:line="276" w:lineRule="auto"/>
                  <w:jc w:val="center"/>
                </w:pPr>
              </w:pPrChange>
            </w:pPr>
            <w:r w:rsidRPr="00F4740B">
              <w:rPr>
                <w:rFonts w:ascii="Operator Mono SSm Lig Book" w:hAnsi="Operator Mono SSm Lig Book"/>
                <w:i/>
                <w:iCs/>
                <w:sz w:val="16"/>
                <w:szCs w:val="15"/>
                <w:rPrChange w:id="195" w:author="Christian Madsen" w:date="2022-07-15T18:44:00Z">
                  <w:rPr>
                    <w:i/>
                    <w:iCs/>
                  </w:rPr>
                </w:rPrChange>
              </w:rPr>
              <w:t>Zm</w:t>
            </w:r>
            <w:r w:rsidRPr="00F4740B">
              <w:rPr>
                <w:rFonts w:ascii="Operator Mono SSm Lig Book" w:hAnsi="Operator Mono SSm Lig Book"/>
                <w:sz w:val="16"/>
                <w:szCs w:val="15"/>
                <w:rPrChange w:id="196" w:author="Christian Madsen" w:date="2022-07-15T18:44:00Z">
                  <w:rPr/>
                </w:rPrChange>
              </w:rPr>
              <w:t>_UGT72G3</w:t>
            </w:r>
          </w:p>
        </w:tc>
        <w:tc>
          <w:tcPr>
            <w:tcW w:w="0" w:type="auto"/>
            <w:hideMark/>
          </w:tcPr>
          <w:p w14:paraId="3B8CFE9E" w14:textId="77777777" w:rsidR="00013C75" w:rsidRPr="00EF5B33" w:rsidRDefault="00013C75">
            <w:pPr>
              <w:spacing w:line="276" w:lineRule="auto"/>
              <w:jc w:val="left"/>
              <w:rPr>
                <w:i/>
                <w:iCs/>
              </w:rPr>
              <w:pPrChange w:id="197" w:author="Christian Madsen" w:date="2022-07-15T21:19:00Z">
                <w:pPr>
                  <w:spacing w:line="276" w:lineRule="auto"/>
                  <w:jc w:val="center"/>
                </w:pPr>
              </w:pPrChange>
            </w:pPr>
            <w:r w:rsidRPr="00EF5B33">
              <w:rPr>
                <w:i/>
                <w:iCs/>
              </w:rPr>
              <w:t>Zea mais</w:t>
            </w:r>
          </w:p>
        </w:tc>
        <w:tc>
          <w:tcPr>
            <w:tcW w:w="0" w:type="auto"/>
            <w:hideMark/>
          </w:tcPr>
          <w:p w14:paraId="2B10D901" w14:textId="77777777" w:rsidR="00013C75" w:rsidRPr="00F4740B" w:rsidRDefault="00013C75">
            <w:pPr>
              <w:spacing w:line="276" w:lineRule="auto"/>
              <w:jc w:val="left"/>
              <w:rPr>
                <w:rFonts w:ascii="Operator Mono SSm Lig Book" w:hAnsi="Operator Mono SSm Lig Book"/>
                <w:sz w:val="16"/>
                <w:szCs w:val="15"/>
                <w:rPrChange w:id="198" w:author="Christian Madsen" w:date="2022-07-15T18:43:00Z">
                  <w:rPr/>
                </w:rPrChange>
              </w:rPr>
              <w:pPrChange w:id="199" w:author="Christian Madsen" w:date="2022-07-15T21:19:00Z">
                <w:pPr>
                  <w:spacing w:line="276" w:lineRule="auto"/>
                  <w:jc w:val="center"/>
                </w:pPr>
              </w:pPrChange>
            </w:pPr>
            <w:r w:rsidRPr="00F4740B">
              <w:rPr>
                <w:rFonts w:ascii="Operator Mono SSm Lig Book" w:hAnsi="Operator Mono SSm Lig Book"/>
                <w:sz w:val="16"/>
                <w:szCs w:val="15"/>
                <w:rPrChange w:id="200" w:author="Christian Madsen" w:date="2022-07-15T18:43:00Z">
                  <w:rPr/>
                </w:rPrChange>
              </w:rPr>
              <w:t>B6SRY5</w:t>
            </w:r>
          </w:p>
        </w:tc>
        <w:tc>
          <w:tcPr>
            <w:tcW w:w="1963" w:type="dxa"/>
            <w:noWrap/>
            <w:hideMark/>
          </w:tcPr>
          <w:p w14:paraId="4061BA87" w14:textId="77777777" w:rsidR="00013C75" w:rsidRPr="00EF5B33" w:rsidRDefault="00013C75">
            <w:pPr>
              <w:spacing w:line="276" w:lineRule="auto"/>
              <w:jc w:val="right"/>
              <w:pPrChange w:id="201" w:author="Christian Madsen" w:date="2022-07-15T21:19:00Z">
                <w:pPr>
                  <w:spacing w:line="276" w:lineRule="auto"/>
                  <w:jc w:val="center"/>
                </w:pPr>
              </w:pPrChange>
            </w:pPr>
            <w:r w:rsidRPr="00EF5B33">
              <w:t>56.4</w:t>
            </w:r>
            <w:r w:rsidRPr="00EF5B33">
              <w:rPr>
                <w:rFonts w:cs="Times New Roman"/>
              </w:rPr>
              <w:t>±0.1</w:t>
            </w:r>
          </w:p>
        </w:tc>
      </w:tr>
      <w:tr w:rsidR="00013C75" w:rsidRPr="00EF5B33" w14:paraId="32934E7F" w14:textId="77777777" w:rsidTr="009E4A54">
        <w:trPr>
          <w:trHeight w:hRule="exact" w:val="432"/>
          <w:jc w:val="center"/>
        </w:trPr>
        <w:tc>
          <w:tcPr>
            <w:tcW w:w="0" w:type="auto"/>
            <w:hideMark/>
          </w:tcPr>
          <w:p w14:paraId="58ED15A0" w14:textId="77777777" w:rsidR="00013C75" w:rsidRPr="00F4740B" w:rsidRDefault="00013C75">
            <w:pPr>
              <w:spacing w:line="276" w:lineRule="auto"/>
              <w:jc w:val="left"/>
              <w:rPr>
                <w:rFonts w:ascii="Operator Mono SSm Lig Book" w:hAnsi="Operator Mono SSm Lig Book"/>
                <w:sz w:val="16"/>
                <w:szCs w:val="15"/>
                <w:rPrChange w:id="202" w:author="Christian Madsen" w:date="2022-07-15T18:44:00Z">
                  <w:rPr/>
                </w:rPrChange>
              </w:rPr>
              <w:pPrChange w:id="203" w:author="Christian Madsen" w:date="2022-07-15T21:19:00Z">
                <w:pPr>
                  <w:spacing w:line="276" w:lineRule="auto"/>
                  <w:jc w:val="center"/>
                </w:pPr>
              </w:pPrChange>
            </w:pPr>
            <w:r w:rsidRPr="00F4740B">
              <w:rPr>
                <w:rFonts w:ascii="Operator Mono SSm Lig Book" w:hAnsi="Operator Mono SSm Lig Book"/>
                <w:i/>
                <w:iCs/>
                <w:sz w:val="16"/>
                <w:szCs w:val="15"/>
                <w:rPrChange w:id="204" w:author="Christian Madsen" w:date="2022-07-15T18:44:00Z">
                  <w:rPr>
                    <w:i/>
                    <w:iCs/>
                  </w:rPr>
                </w:rPrChange>
              </w:rPr>
              <w:t>Zm</w:t>
            </w:r>
            <w:r w:rsidRPr="00F4740B">
              <w:rPr>
                <w:rFonts w:ascii="Operator Mono SSm Lig Book" w:hAnsi="Operator Mono SSm Lig Book"/>
                <w:sz w:val="16"/>
                <w:szCs w:val="15"/>
                <w:rPrChange w:id="205" w:author="Christian Madsen" w:date="2022-07-15T18:44:00Z">
                  <w:rPr/>
                </w:rPrChange>
              </w:rPr>
              <w:t>_UGT72G4</w:t>
            </w:r>
          </w:p>
        </w:tc>
        <w:tc>
          <w:tcPr>
            <w:tcW w:w="0" w:type="auto"/>
            <w:hideMark/>
          </w:tcPr>
          <w:p w14:paraId="1A637D6F" w14:textId="77777777" w:rsidR="00013C75" w:rsidRPr="00EF5B33" w:rsidRDefault="00013C75">
            <w:pPr>
              <w:spacing w:line="276" w:lineRule="auto"/>
              <w:jc w:val="left"/>
              <w:rPr>
                <w:i/>
                <w:iCs/>
              </w:rPr>
              <w:pPrChange w:id="206" w:author="Christian Madsen" w:date="2022-07-15T21:19:00Z">
                <w:pPr>
                  <w:spacing w:line="276" w:lineRule="auto"/>
                  <w:jc w:val="center"/>
                </w:pPr>
              </w:pPrChange>
            </w:pPr>
            <w:r w:rsidRPr="00EF5B33">
              <w:rPr>
                <w:i/>
                <w:iCs/>
              </w:rPr>
              <w:t>Zea mais</w:t>
            </w:r>
          </w:p>
        </w:tc>
        <w:tc>
          <w:tcPr>
            <w:tcW w:w="0" w:type="auto"/>
            <w:hideMark/>
          </w:tcPr>
          <w:p w14:paraId="75CFD92C" w14:textId="77777777" w:rsidR="00013C75" w:rsidRPr="00F4740B" w:rsidRDefault="00013C75">
            <w:pPr>
              <w:spacing w:line="276" w:lineRule="auto"/>
              <w:jc w:val="left"/>
              <w:rPr>
                <w:rFonts w:ascii="Operator Mono SSm Lig Book" w:hAnsi="Operator Mono SSm Lig Book"/>
                <w:sz w:val="16"/>
                <w:szCs w:val="15"/>
                <w:rPrChange w:id="207" w:author="Christian Madsen" w:date="2022-07-15T18:43:00Z">
                  <w:rPr/>
                </w:rPrChange>
              </w:rPr>
              <w:pPrChange w:id="208" w:author="Christian Madsen" w:date="2022-07-15T21:19:00Z">
                <w:pPr>
                  <w:spacing w:line="276" w:lineRule="auto"/>
                  <w:jc w:val="center"/>
                </w:pPr>
              </w:pPrChange>
            </w:pPr>
            <w:r w:rsidRPr="00F4740B">
              <w:rPr>
                <w:rFonts w:ascii="Operator Mono SSm Lig Book" w:hAnsi="Operator Mono SSm Lig Book"/>
                <w:sz w:val="16"/>
                <w:szCs w:val="15"/>
                <w:rPrChange w:id="209" w:author="Christian Madsen" w:date="2022-07-15T18:43:00Z">
                  <w:rPr/>
                </w:rPrChange>
              </w:rPr>
              <w:t>B4F9H1</w:t>
            </w:r>
          </w:p>
        </w:tc>
        <w:tc>
          <w:tcPr>
            <w:tcW w:w="1963" w:type="dxa"/>
            <w:noWrap/>
            <w:hideMark/>
          </w:tcPr>
          <w:p w14:paraId="41CB629F" w14:textId="77777777" w:rsidR="00013C75" w:rsidRPr="00EF5B33" w:rsidRDefault="00013C75">
            <w:pPr>
              <w:spacing w:line="276" w:lineRule="auto"/>
              <w:jc w:val="right"/>
              <w:pPrChange w:id="210" w:author="Christian Madsen" w:date="2022-07-15T21:19:00Z">
                <w:pPr>
                  <w:spacing w:line="276" w:lineRule="auto"/>
                  <w:jc w:val="center"/>
                </w:pPr>
              </w:pPrChange>
            </w:pPr>
            <w:r w:rsidRPr="00EF5B33">
              <w:t>61.2±0.4</w:t>
            </w:r>
          </w:p>
        </w:tc>
      </w:tr>
      <w:tr w:rsidR="00013C75" w:rsidRPr="00EF5B33" w14:paraId="21B661F8" w14:textId="77777777" w:rsidTr="009E4A54">
        <w:trPr>
          <w:trHeight w:hRule="exact" w:val="432"/>
          <w:jc w:val="center"/>
        </w:trPr>
        <w:tc>
          <w:tcPr>
            <w:tcW w:w="0" w:type="auto"/>
            <w:hideMark/>
          </w:tcPr>
          <w:p w14:paraId="583724B8" w14:textId="77777777" w:rsidR="00013C75" w:rsidRPr="00F4740B" w:rsidRDefault="00013C75">
            <w:pPr>
              <w:spacing w:line="276" w:lineRule="auto"/>
              <w:jc w:val="left"/>
              <w:rPr>
                <w:rFonts w:ascii="Operator Mono SSm Lig Book" w:hAnsi="Operator Mono SSm Lig Book"/>
                <w:sz w:val="16"/>
                <w:szCs w:val="15"/>
                <w:rPrChange w:id="211" w:author="Christian Madsen" w:date="2022-07-15T18:44:00Z">
                  <w:rPr/>
                </w:rPrChange>
              </w:rPr>
              <w:pPrChange w:id="212" w:author="Christian Madsen" w:date="2022-07-15T21:19:00Z">
                <w:pPr>
                  <w:spacing w:line="276" w:lineRule="auto"/>
                  <w:jc w:val="center"/>
                </w:pPr>
              </w:pPrChange>
            </w:pPr>
            <w:r w:rsidRPr="00F4740B">
              <w:rPr>
                <w:rFonts w:ascii="Operator Mono SSm Lig Book" w:hAnsi="Operator Mono SSm Lig Book"/>
                <w:i/>
                <w:iCs/>
                <w:sz w:val="16"/>
                <w:szCs w:val="15"/>
                <w:rPrChange w:id="213" w:author="Christian Madsen" w:date="2022-07-15T18:44:00Z">
                  <w:rPr>
                    <w:i/>
                    <w:iCs/>
                  </w:rPr>
                </w:rPrChange>
              </w:rPr>
              <w:t>Zm</w:t>
            </w:r>
            <w:r w:rsidRPr="00F4740B">
              <w:rPr>
                <w:rFonts w:ascii="Operator Mono SSm Lig Book" w:hAnsi="Operator Mono SSm Lig Book"/>
                <w:sz w:val="16"/>
                <w:szCs w:val="15"/>
                <w:rPrChange w:id="214" w:author="Christian Madsen" w:date="2022-07-15T18:44:00Z">
                  <w:rPr/>
                </w:rPrChange>
              </w:rPr>
              <w:t>_UGT708A6</w:t>
            </w:r>
          </w:p>
        </w:tc>
        <w:tc>
          <w:tcPr>
            <w:tcW w:w="0" w:type="auto"/>
            <w:hideMark/>
          </w:tcPr>
          <w:p w14:paraId="568884BA" w14:textId="77777777" w:rsidR="00013C75" w:rsidRPr="00EF5B33" w:rsidRDefault="00013C75">
            <w:pPr>
              <w:spacing w:line="276" w:lineRule="auto"/>
              <w:jc w:val="left"/>
              <w:rPr>
                <w:i/>
                <w:iCs/>
              </w:rPr>
              <w:pPrChange w:id="215" w:author="Christian Madsen" w:date="2022-07-15T21:19:00Z">
                <w:pPr>
                  <w:spacing w:line="276" w:lineRule="auto"/>
                  <w:jc w:val="center"/>
                </w:pPr>
              </w:pPrChange>
            </w:pPr>
            <w:r w:rsidRPr="00EF5B33">
              <w:rPr>
                <w:i/>
                <w:iCs/>
              </w:rPr>
              <w:t>Zea mais</w:t>
            </w:r>
          </w:p>
        </w:tc>
        <w:tc>
          <w:tcPr>
            <w:tcW w:w="0" w:type="auto"/>
            <w:hideMark/>
          </w:tcPr>
          <w:p w14:paraId="4E58C443" w14:textId="77777777" w:rsidR="00013C75" w:rsidRPr="00F4740B" w:rsidRDefault="00013C75">
            <w:pPr>
              <w:spacing w:line="276" w:lineRule="auto"/>
              <w:jc w:val="left"/>
              <w:rPr>
                <w:rFonts w:ascii="Operator Mono SSm Lig Book" w:hAnsi="Operator Mono SSm Lig Book"/>
                <w:sz w:val="16"/>
                <w:szCs w:val="15"/>
                <w:rPrChange w:id="216" w:author="Christian Madsen" w:date="2022-07-15T18:43:00Z">
                  <w:rPr/>
                </w:rPrChange>
              </w:rPr>
              <w:pPrChange w:id="217" w:author="Christian Madsen" w:date="2022-07-15T21:19:00Z">
                <w:pPr>
                  <w:spacing w:line="276" w:lineRule="auto"/>
                  <w:jc w:val="center"/>
                </w:pPr>
              </w:pPrChange>
            </w:pPr>
            <w:r w:rsidRPr="00F4740B">
              <w:rPr>
                <w:rFonts w:ascii="Operator Mono SSm Lig Book" w:hAnsi="Operator Mono SSm Lig Book"/>
                <w:sz w:val="16"/>
                <w:szCs w:val="15"/>
                <w:rPrChange w:id="218" w:author="Christian Madsen" w:date="2022-07-15T18:43:00Z">
                  <w:rPr/>
                </w:rPrChange>
              </w:rPr>
              <w:t>A0A096SRM5</w:t>
            </w:r>
          </w:p>
        </w:tc>
        <w:tc>
          <w:tcPr>
            <w:tcW w:w="1963" w:type="dxa"/>
            <w:noWrap/>
            <w:hideMark/>
          </w:tcPr>
          <w:p w14:paraId="3E6E1F5F" w14:textId="77777777" w:rsidR="00013C75" w:rsidRPr="00EF5B33" w:rsidRDefault="00013C75">
            <w:pPr>
              <w:spacing w:line="276" w:lineRule="auto"/>
              <w:jc w:val="right"/>
              <w:pPrChange w:id="219" w:author="Christian Madsen" w:date="2022-07-15T21:19:00Z">
                <w:pPr>
                  <w:spacing w:line="276" w:lineRule="auto"/>
                  <w:jc w:val="center"/>
                </w:pPr>
              </w:pPrChange>
            </w:pPr>
            <w:r w:rsidRPr="00EF5B33">
              <w:t>37.4±0.1</w:t>
            </w:r>
          </w:p>
        </w:tc>
      </w:tr>
      <w:tr w:rsidR="00013C75" w:rsidRPr="00EF5B33" w14:paraId="17E6D392" w14:textId="77777777" w:rsidTr="009E4A54">
        <w:trPr>
          <w:trHeight w:hRule="exact" w:val="432"/>
          <w:jc w:val="center"/>
        </w:trPr>
        <w:tc>
          <w:tcPr>
            <w:tcW w:w="0" w:type="auto"/>
            <w:hideMark/>
          </w:tcPr>
          <w:p w14:paraId="6CD9347E" w14:textId="77777777" w:rsidR="00013C75" w:rsidRPr="00F4740B" w:rsidRDefault="00013C75">
            <w:pPr>
              <w:spacing w:line="276" w:lineRule="auto"/>
              <w:jc w:val="left"/>
              <w:rPr>
                <w:rFonts w:ascii="Operator Mono SSm Lig Book" w:hAnsi="Operator Mono SSm Lig Book"/>
                <w:sz w:val="16"/>
                <w:szCs w:val="15"/>
                <w:rPrChange w:id="220" w:author="Christian Madsen" w:date="2022-07-15T18:44:00Z">
                  <w:rPr/>
                </w:rPrChange>
              </w:rPr>
              <w:pPrChange w:id="221" w:author="Christian Madsen" w:date="2022-07-15T21:19:00Z">
                <w:pPr>
                  <w:spacing w:line="276" w:lineRule="auto"/>
                  <w:jc w:val="center"/>
                </w:pPr>
              </w:pPrChange>
            </w:pPr>
            <w:r w:rsidRPr="00F4740B">
              <w:rPr>
                <w:rFonts w:ascii="Operator Mono SSm Lig Book" w:hAnsi="Operator Mono SSm Lig Book"/>
                <w:i/>
                <w:iCs/>
                <w:sz w:val="16"/>
                <w:szCs w:val="15"/>
                <w:rPrChange w:id="222" w:author="Christian Madsen" w:date="2022-07-15T18:44:00Z">
                  <w:rPr>
                    <w:i/>
                    <w:iCs/>
                  </w:rPr>
                </w:rPrChange>
              </w:rPr>
              <w:t>Zm</w:t>
            </w:r>
            <w:r w:rsidRPr="00F4740B">
              <w:rPr>
                <w:rFonts w:ascii="Operator Mono SSm Lig Book" w:hAnsi="Operator Mono SSm Lig Book"/>
                <w:sz w:val="16"/>
                <w:szCs w:val="15"/>
                <w:rPrChange w:id="223" w:author="Christian Madsen" w:date="2022-07-15T18:44:00Z">
                  <w:rPr/>
                </w:rPrChange>
              </w:rPr>
              <w:t>_UGT88C10</w:t>
            </w:r>
          </w:p>
        </w:tc>
        <w:tc>
          <w:tcPr>
            <w:tcW w:w="0" w:type="auto"/>
            <w:hideMark/>
          </w:tcPr>
          <w:p w14:paraId="63BFB7F6" w14:textId="77777777" w:rsidR="00013C75" w:rsidRPr="00EF5B33" w:rsidRDefault="00013C75">
            <w:pPr>
              <w:spacing w:line="276" w:lineRule="auto"/>
              <w:jc w:val="left"/>
              <w:rPr>
                <w:i/>
                <w:iCs/>
              </w:rPr>
              <w:pPrChange w:id="224" w:author="Christian Madsen" w:date="2022-07-15T21:19:00Z">
                <w:pPr>
                  <w:spacing w:line="276" w:lineRule="auto"/>
                  <w:jc w:val="center"/>
                </w:pPr>
              </w:pPrChange>
            </w:pPr>
            <w:r w:rsidRPr="00EF5B33">
              <w:rPr>
                <w:i/>
                <w:iCs/>
              </w:rPr>
              <w:t>Zea mais</w:t>
            </w:r>
          </w:p>
        </w:tc>
        <w:tc>
          <w:tcPr>
            <w:tcW w:w="0" w:type="auto"/>
            <w:hideMark/>
          </w:tcPr>
          <w:p w14:paraId="4D0151AD" w14:textId="77777777" w:rsidR="00013C75" w:rsidRPr="00F4740B" w:rsidRDefault="00013C75">
            <w:pPr>
              <w:spacing w:line="276" w:lineRule="auto"/>
              <w:jc w:val="left"/>
              <w:rPr>
                <w:rFonts w:ascii="Operator Mono SSm Lig Book" w:hAnsi="Operator Mono SSm Lig Book"/>
                <w:sz w:val="16"/>
                <w:szCs w:val="15"/>
                <w:rPrChange w:id="225" w:author="Christian Madsen" w:date="2022-07-15T18:43:00Z">
                  <w:rPr/>
                </w:rPrChange>
              </w:rPr>
              <w:pPrChange w:id="226" w:author="Christian Madsen" w:date="2022-07-15T21:19:00Z">
                <w:pPr>
                  <w:spacing w:line="276" w:lineRule="auto"/>
                  <w:jc w:val="center"/>
                </w:pPr>
              </w:pPrChange>
            </w:pPr>
            <w:r w:rsidRPr="00F4740B">
              <w:rPr>
                <w:rFonts w:ascii="Operator Mono SSm Lig Book" w:hAnsi="Operator Mono SSm Lig Book"/>
                <w:sz w:val="16"/>
                <w:szCs w:val="15"/>
                <w:rPrChange w:id="227" w:author="Christian Madsen" w:date="2022-07-15T18:43:00Z">
                  <w:rPr/>
                </w:rPrChange>
              </w:rPr>
              <w:t>C0HFA0</w:t>
            </w:r>
          </w:p>
        </w:tc>
        <w:tc>
          <w:tcPr>
            <w:tcW w:w="1963" w:type="dxa"/>
            <w:noWrap/>
            <w:hideMark/>
          </w:tcPr>
          <w:p w14:paraId="46A7369C" w14:textId="77777777" w:rsidR="00013C75" w:rsidRPr="00EF5B33" w:rsidRDefault="00013C75">
            <w:pPr>
              <w:spacing w:line="276" w:lineRule="auto"/>
              <w:jc w:val="right"/>
              <w:pPrChange w:id="228" w:author="Christian Madsen" w:date="2022-07-15T21:19:00Z">
                <w:pPr>
                  <w:spacing w:line="276" w:lineRule="auto"/>
                  <w:jc w:val="center"/>
                </w:pPr>
              </w:pPrChange>
            </w:pPr>
            <w:r w:rsidRPr="00EF5B33">
              <w:t>42±0.3</w:t>
            </w:r>
          </w:p>
        </w:tc>
      </w:tr>
      <w:tr w:rsidR="00013C75" w:rsidRPr="00EF5B33" w14:paraId="46BF5A75" w14:textId="77777777" w:rsidTr="009E4A54">
        <w:trPr>
          <w:trHeight w:hRule="exact" w:val="432"/>
          <w:jc w:val="center"/>
        </w:trPr>
        <w:tc>
          <w:tcPr>
            <w:tcW w:w="0" w:type="auto"/>
            <w:hideMark/>
          </w:tcPr>
          <w:p w14:paraId="0D4F33CD" w14:textId="77777777" w:rsidR="00013C75" w:rsidRPr="00F4740B" w:rsidRDefault="00013C75">
            <w:pPr>
              <w:spacing w:line="276" w:lineRule="auto"/>
              <w:jc w:val="left"/>
              <w:rPr>
                <w:rFonts w:ascii="Operator Mono SSm Lig Book" w:hAnsi="Operator Mono SSm Lig Book"/>
                <w:sz w:val="16"/>
                <w:szCs w:val="15"/>
                <w:rPrChange w:id="229" w:author="Christian Madsen" w:date="2022-07-15T18:44:00Z">
                  <w:rPr/>
                </w:rPrChange>
              </w:rPr>
              <w:pPrChange w:id="230" w:author="Christian Madsen" w:date="2022-07-15T21:19:00Z">
                <w:pPr>
                  <w:spacing w:line="276" w:lineRule="auto"/>
                  <w:jc w:val="center"/>
                </w:pPr>
              </w:pPrChange>
            </w:pPr>
            <w:r w:rsidRPr="00F4740B">
              <w:rPr>
                <w:rFonts w:ascii="Operator Mono SSm Lig Book" w:hAnsi="Operator Mono SSm Lig Book"/>
                <w:i/>
                <w:iCs/>
                <w:sz w:val="16"/>
                <w:szCs w:val="15"/>
                <w:rPrChange w:id="231" w:author="Christian Madsen" w:date="2022-07-15T18:44:00Z">
                  <w:rPr>
                    <w:i/>
                    <w:iCs/>
                  </w:rPr>
                </w:rPrChange>
              </w:rPr>
              <w:t>Zm</w:t>
            </w:r>
            <w:r w:rsidRPr="00F4740B">
              <w:rPr>
                <w:rFonts w:ascii="Operator Mono SSm Lig Book" w:hAnsi="Operator Mono SSm Lig Book"/>
                <w:sz w:val="16"/>
                <w:szCs w:val="15"/>
                <w:rPrChange w:id="232" w:author="Christian Madsen" w:date="2022-07-15T18:44:00Z">
                  <w:rPr/>
                </w:rPrChange>
              </w:rPr>
              <w:t>_UGT706F8</w:t>
            </w:r>
          </w:p>
        </w:tc>
        <w:tc>
          <w:tcPr>
            <w:tcW w:w="0" w:type="auto"/>
            <w:hideMark/>
          </w:tcPr>
          <w:p w14:paraId="3282F5F2" w14:textId="77777777" w:rsidR="00013C75" w:rsidRPr="00EF5B33" w:rsidRDefault="00013C75">
            <w:pPr>
              <w:spacing w:line="276" w:lineRule="auto"/>
              <w:jc w:val="left"/>
              <w:rPr>
                <w:i/>
                <w:iCs/>
              </w:rPr>
              <w:pPrChange w:id="233" w:author="Christian Madsen" w:date="2022-07-15T21:19:00Z">
                <w:pPr>
                  <w:spacing w:line="276" w:lineRule="auto"/>
                  <w:jc w:val="center"/>
                </w:pPr>
              </w:pPrChange>
            </w:pPr>
            <w:r w:rsidRPr="00EF5B33">
              <w:rPr>
                <w:i/>
                <w:iCs/>
              </w:rPr>
              <w:t>Zea mais</w:t>
            </w:r>
          </w:p>
        </w:tc>
        <w:tc>
          <w:tcPr>
            <w:tcW w:w="0" w:type="auto"/>
            <w:hideMark/>
          </w:tcPr>
          <w:p w14:paraId="652220C6" w14:textId="77777777" w:rsidR="00013C75" w:rsidRPr="00F4740B" w:rsidRDefault="00013C75">
            <w:pPr>
              <w:spacing w:line="276" w:lineRule="auto"/>
              <w:jc w:val="left"/>
              <w:rPr>
                <w:rFonts w:ascii="Operator Mono SSm Lig Book" w:hAnsi="Operator Mono SSm Lig Book"/>
                <w:sz w:val="16"/>
                <w:szCs w:val="15"/>
                <w:rPrChange w:id="234" w:author="Christian Madsen" w:date="2022-07-15T18:43:00Z">
                  <w:rPr/>
                </w:rPrChange>
              </w:rPr>
              <w:pPrChange w:id="235" w:author="Christian Madsen" w:date="2022-07-15T21:19:00Z">
                <w:pPr>
                  <w:spacing w:line="276" w:lineRule="auto"/>
                  <w:jc w:val="center"/>
                </w:pPr>
              </w:pPrChange>
            </w:pPr>
            <w:r w:rsidRPr="00F4740B">
              <w:rPr>
                <w:rFonts w:ascii="Operator Mono SSm Lig Book" w:hAnsi="Operator Mono SSm Lig Book"/>
                <w:sz w:val="16"/>
                <w:szCs w:val="15"/>
                <w:rPrChange w:id="236" w:author="Christian Madsen" w:date="2022-07-15T18:43:00Z">
                  <w:rPr/>
                </w:rPrChange>
              </w:rPr>
              <w:t>B4FG90</w:t>
            </w:r>
          </w:p>
        </w:tc>
        <w:tc>
          <w:tcPr>
            <w:tcW w:w="1963" w:type="dxa"/>
            <w:noWrap/>
            <w:hideMark/>
          </w:tcPr>
          <w:p w14:paraId="6950404B" w14:textId="77777777" w:rsidR="00013C75" w:rsidRPr="00EF5B33" w:rsidRDefault="00013C75">
            <w:pPr>
              <w:spacing w:line="276" w:lineRule="auto"/>
              <w:jc w:val="right"/>
              <w:pPrChange w:id="237" w:author="Christian Madsen" w:date="2022-07-15T21:19:00Z">
                <w:pPr>
                  <w:spacing w:line="276" w:lineRule="auto"/>
                  <w:jc w:val="center"/>
                </w:pPr>
              </w:pPrChange>
            </w:pPr>
            <w:r w:rsidRPr="00EF5B33">
              <w:t>47.8±0.5</w:t>
            </w:r>
          </w:p>
        </w:tc>
      </w:tr>
      <w:tr w:rsidR="00013C75" w:rsidRPr="00EF5B33" w14:paraId="61645F08" w14:textId="77777777" w:rsidTr="009E4A54">
        <w:trPr>
          <w:trHeight w:hRule="exact" w:val="432"/>
          <w:jc w:val="center"/>
        </w:trPr>
        <w:tc>
          <w:tcPr>
            <w:tcW w:w="0" w:type="auto"/>
            <w:hideMark/>
          </w:tcPr>
          <w:p w14:paraId="35FE12D8" w14:textId="77777777" w:rsidR="00013C75" w:rsidRPr="00F4740B" w:rsidRDefault="00013C75">
            <w:pPr>
              <w:spacing w:line="276" w:lineRule="auto"/>
              <w:jc w:val="left"/>
              <w:rPr>
                <w:rFonts w:ascii="Operator Mono SSm Lig Book" w:hAnsi="Operator Mono SSm Lig Book"/>
                <w:sz w:val="16"/>
                <w:szCs w:val="15"/>
                <w:rPrChange w:id="238" w:author="Christian Madsen" w:date="2022-07-15T18:44:00Z">
                  <w:rPr/>
                </w:rPrChange>
              </w:rPr>
              <w:pPrChange w:id="239" w:author="Christian Madsen" w:date="2022-07-15T21:19:00Z">
                <w:pPr>
                  <w:spacing w:line="276" w:lineRule="auto"/>
                  <w:jc w:val="center"/>
                </w:pPr>
              </w:pPrChange>
            </w:pPr>
            <w:r w:rsidRPr="00F4740B">
              <w:rPr>
                <w:rFonts w:ascii="Operator Mono SSm Lig Book" w:hAnsi="Operator Mono SSm Lig Book"/>
                <w:i/>
                <w:iCs/>
                <w:sz w:val="16"/>
                <w:szCs w:val="15"/>
                <w:rPrChange w:id="240" w:author="Christian Madsen" w:date="2022-07-15T18:44:00Z">
                  <w:rPr>
                    <w:i/>
                    <w:iCs/>
                  </w:rPr>
                </w:rPrChange>
              </w:rPr>
              <w:t>Zm</w:t>
            </w:r>
            <w:r w:rsidRPr="00F4740B">
              <w:rPr>
                <w:rFonts w:ascii="Operator Mono SSm Lig Book" w:hAnsi="Operator Mono SSm Lig Book"/>
                <w:sz w:val="16"/>
                <w:szCs w:val="15"/>
                <w:rPrChange w:id="241" w:author="Christian Madsen" w:date="2022-07-15T18:44:00Z">
                  <w:rPr/>
                </w:rPrChange>
              </w:rPr>
              <w:t>_71B1</w:t>
            </w:r>
          </w:p>
        </w:tc>
        <w:tc>
          <w:tcPr>
            <w:tcW w:w="0" w:type="auto"/>
            <w:hideMark/>
          </w:tcPr>
          <w:p w14:paraId="6F25C839" w14:textId="77777777" w:rsidR="00013C75" w:rsidRPr="00EF5B33" w:rsidRDefault="00013C75">
            <w:pPr>
              <w:spacing w:line="276" w:lineRule="auto"/>
              <w:jc w:val="left"/>
              <w:rPr>
                <w:i/>
                <w:iCs/>
              </w:rPr>
              <w:pPrChange w:id="242" w:author="Christian Madsen" w:date="2022-07-15T21:19:00Z">
                <w:pPr>
                  <w:spacing w:line="276" w:lineRule="auto"/>
                  <w:jc w:val="center"/>
                </w:pPr>
              </w:pPrChange>
            </w:pPr>
            <w:r w:rsidRPr="00EF5B33">
              <w:rPr>
                <w:i/>
                <w:iCs/>
              </w:rPr>
              <w:t>Zea mais</w:t>
            </w:r>
          </w:p>
        </w:tc>
        <w:tc>
          <w:tcPr>
            <w:tcW w:w="0" w:type="auto"/>
            <w:hideMark/>
          </w:tcPr>
          <w:p w14:paraId="177F3828" w14:textId="77777777" w:rsidR="00013C75" w:rsidRPr="00F4740B" w:rsidRDefault="00013C75">
            <w:pPr>
              <w:spacing w:line="276" w:lineRule="auto"/>
              <w:jc w:val="left"/>
              <w:rPr>
                <w:rFonts w:ascii="Operator Mono SSm Lig Book" w:hAnsi="Operator Mono SSm Lig Book"/>
                <w:sz w:val="16"/>
                <w:szCs w:val="15"/>
                <w:rPrChange w:id="243" w:author="Christian Madsen" w:date="2022-07-15T18:43:00Z">
                  <w:rPr/>
                </w:rPrChange>
              </w:rPr>
              <w:pPrChange w:id="244" w:author="Christian Madsen" w:date="2022-07-15T21:19:00Z">
                <w:pPr>
                  <w:spacing w:line="276" w:lineRule="auto"/>
                  <w:jc w:val="center"/>
                </w:pPr>
              </w:pPrChange>
            </w:pPr>
            <w:r w:rsidRPr="00F4740B">
              <w:rPr>
                <w:rFonts w:ascii="Operator Mono SSm Lig Book" w:hAnsi="Operator Mono SSm Lig Book"/>
                <w:sz w:val="16"/>
                <w:szCs w:val="15"/>
                <w:rPrChange w:id="245" w:author="Christian Madsen" w:date="2022-07-15T18:43:00Z">
                  <w:rPr/>
                </w:rPrChange>
              </w:rPr>
              <w:t>A0A1D6ICF2</w:t>
            </w:r>
          </w:p>
        </w:tc>
        <w:tc>
          <w:tcPr>
            <w:tcW w:w="1963" w:type="dxa"/>
            <w:noWrap/>
            <w:hideMark/>
          </w:tcPr>
          <w:p w14:paraId="069A1D58" w14:textId="77777777" w:rsidR="00013C75" w:rsidRPr="00EF5B33" w:rsidRDefault="00013C75">
            <w:pPr>
              <w:spacing w:line="276" w:lineRule="auto"/>
              <w:jc w:val="right"/>
              <w:pPrChange w:id="246" w:author="Christian Madsen" w:date="2022-07-15T21:19:00Z">
                <w:pPr>
                  <w:spacing w:line="276" w:lineRule="auto"/>
                  <w:jc w:val="center"/>
                </w:pPr>
              </w:pPrChange>
            </w:pPr>
            <w:r w:rsidRPr="00EF5B33">
              <w:t>57.5±0.2</w:t>
            </w:r>
          </w:p>
        </w:tc>
      </w:tr>
      <w:tr w:rsidR="00013C75" w:rsidRPr="00EF5B33" w14:paraId="4EF62A29" w14:textId="77777777" w:rsidTr="009E4A54">
        <w:trPr>
          <w:trHeight w:hRule="exact" w:val="432"/>
          <w:jc w:val="center"/>
        </w:trPr>
        <w:tc>
          <w:tcPr>
            <w:tcW w:w="0" w:type="auto"/>
            <w:hideMark/>
          </w:tcPr>
          <w:p w14:paraId="629E9A3C" w14:textId="77777777" w:rsidR="00013C75" w:rsidRPr="00F4740B" w:rsidRDefault="00013C75">
            <w:pPr>
              <w:spacing w:line="276" w:lineRule="auto"/>
              <w:jc w:val="left"/>
              <w:rPr>
                <w:rFonts w:ascii="Operator Mono SSm Lig Book" w:hAnsi="Operator Mono SSm Lig Book"/>
                <w:sz w:val="16"/>
                <w:szCs w:val="15"/>
                <w:rPrChange w:id="247" w:author="Christian Madsen" w:date="2022-07-15T18:44:00Z">
                  <w:rPr/>
                </w:rPrChange>
              </w:rPr>
              <w:pPrChange w:id="248" w:author="Christian Madsen" w:date="2022-07-15T21:19:00Z">
                <w:pPr>
                  <w:spacing w:line="276" w:lineRule="auto"/>
                  <w:jc w:val="center"/>
                </w:pPr>
              </w:pPrChange>
            </w:pPr>
            <w:r w:rsidRPr="00F4740B">
              <w:rPr>
                <w:rFonts w:ascii="Operator Mono SSm Lig Book" w:hAnsi="Operator Mono SSm Lig Book"/>
                <w:i/>
                <w:iCs/>
                <w:sz w:val="16"/>
                <w:szCs w:val="15"/>
                <w:rPrChange w:id="249" w:author="Christian Madsen" w:date="2022-07-15T18:44:00Z">
                  <w:rPr>
                    <w:i/>
                    <w:iCs/>
                  </w:rPr>
                </w:rPrChange>
              </w:rPr>
              <w:t>Sl</w:t>
            </w:r>
            <w:r w:rsidRPr="00F4740B">
              <w:rPr>
                <w:rFonts w:ascii="Operator Mono SSm Lig Book" w:hAnsi="Operator Mono SSm Lig Book"/>
                <w:sz w:val="16"/>
                <w:szCs w:val="15"/>
                <w:rPrChange w:id="250" w:author="Christian Madsen" w:date="2022-07-15T18:44:00Z">
                  <w:rPr/>
                </w:rPrChange>
              </w:rPr>
              <w:t>_UGT72B68</w:t>
            </w:r>
          </w:p>
        </w:tc>
        <w:tc>
          <w:tcPr>
            <w:tcW w:w="0" w:type="auto"/>
            <w:hideMark/>
          </w:tcPr>
          <w:p w14:paraId="798FD1F3" w14:textId="77777777" w:rsidR="00013C75" w:rsidRPr="00EF5B33" w:rsidRDefault="00013C75">
            <w:pPr>
              <w:spacing w:line="276" w:lineRule="auto"/>
              <w:jc w:val="left"/>
              <w:rPr>
                <w:i/>
                <w:iCs/>
              </w:rPr>
              <w:pPrChange w:id="251" w:author="Christian Madsen" w:date="2022-07-15T21:19:00Z">
                <w:pPr>
                  <w:spacing w:line="276" w:lineRule="auto"/>
                  <w:jc w:val="center"/>
                </w:pPr>
              </w:pPrChange>
            </w:pPr>
            <w:r w:rsidRPr="00EF5B33">
              <w:rPr>
                <w:i/>
                <w:iCs/>
              </w:rPr>
              <w:t>S. lycopersicum</w:t>
            </w:r>
          </w:p>
        </w:tc>
        <w:tc>
          <w:tcPr>
            <w:tcW w:w="0" w:type="auto"/>
            <w:hideMark/>
          </w:tcPr>
          <w:p w14:paraId="1D765589" w14:textId="77777777" w:rsidR="00013C75" w:rsidRPr="00F4740B" w:rsidRDefault="00013C75">
            <w:pPr>
              <w:spacing w:line="276" w:lineRule="auto"/>
              <w:jc w:val="left"/>
              <w:rPr>
                <w:rFonts w:ascii="Operator Mono SSm Lig Book" w:hAnsi="Operator Mono SSm Lig Book"/>
                <w:sz w:val="16"/>
                <w:szCs w:val="15"/>
                <w:rPrChange w:id="252" w:author="Christian Madsen" w:date="2022-07-15T18:43:00Z">
                  <w:rPr/>
                </w:rPrChange>
              </w:rPr>
              <w:pPrChange w:id="253" w:author="Christian Madsen" w:date="2022-07-15T21:19:00Z">
                <w:pPr>
                  <w:spacing w:line="276" w:lineRule="auto"/>
                  <w:jc w:val="center"/>
                </w:pPr>
              </w:pPrChange>
            </w:pPr>
            <w:r w:rsidRPr="00F4740B">
              <w:rPr>
                <w:rFonts w:ascii="Operator Mono SSm Lig Book" w:hAnsi="Operator Mono SSm Lig Book"/>
                <w:sz w:val="16"/>
                <w:szCs w:val="15"/>
                <w:rPrChange w:id="254" w:author="Christian Madsen" w:date="2022-07-15T18:43:00Z">
                  <w:rPr/>
                </w:rPrChange>
              </w:rPr>
              <w:t>D7S016</w:t>
            </w:r>
          </w:p>
        </w:tc>
        <w:tc>
          <w:tcPr>
            <w:tcW w:w="1963" w:type="dxa"/>
            <w:noWrap/>
            <w:hideMark/>
          </w:tcPr>
          <w:p w14:paraId="5FBC1ECB" w14:textId="77777777" w:rsidR="00013C75" w:rsidRPr="00EF5B33" w:rsidRDefault="00013C75">
            <w:pPr>
              <w:spacing w:line="276" w:lineRule="auto"/>
              <w:jc w:val="right"/>
              <w:pPrChange w:id="255" w:author="Christian Madsen" w:date="2022-07-15T21:19:00Z">
                <w:pPr>
                  <w:spacing w:line="276" w:lineRule="auto"/>
                  <w:jc w:val="center"/>
                </w:pPr>
              </w:pPrChange>
            </w:pPr>
            <w:r w:rsidRPr="00EF5B33">
              <w:t>33.1±0.2</w:t>
            </w:r>
          </w:p>
        </w:tc>
      </w:tr>
      <w:tr w:rsidR="00013C75" w:rsidRPr="00EF5B33" w14:paraId="15A17FA7" w14:textId="77777777" w:rsidTr="009E4A54">
        <w:trPr>
          <w:trHeight w:hRule="exact" w:val="432"/>
          <w:jc w:val="center"/>
        </w:trPr>
        <w:tc>
          <w:tcPr>
            <w:tcW w:w="0" w:type="auto"/>
            <w:hideMark/>
          </w:tcPr>
          <w:p w14:paraId="54BC4D9F" w14:textId="77777777" w:rsidR="00013C75" w:rsidRPr="00F4740B" w:rsidRDefault="00013C75">
            <w:pPr>
              <w:spacing w:line="276" w:lineRule="auto"/>
              <w:jc w:val="left"/>
              <w:rPr>
                <w:rFonts w:ascii="Operator Mono SSm Lig Book" w:hAnsi="Operator Mono SSm Lig Book"/>
                <w:sz w:val="16"/>
                <w:szCs w:val="15"/>
                <w:rPrChange w:id="256" w:author="Christian Madsen" w:date="2022-07-15T18:44:00Z">
                  <w:rPr/>
                </w:rPrChange>
              </w:rPr>
              <w:pPrChange w:id="257" w:author="Christian Madsen" w:date="2022-07-15T21:19:00Z">
                <w:pPr>
                  <w:spacing w:line="276" w:lineRule="auto"/>
                  <w:jc w:val="center"/>
                </w:pPr>
              </w:pPrChange>
            </w:pPr>
            <w:r w:rsidRPr="00F4740B">
              <w:rPr>
                <w:rFonts w:ascii="Operator Mono SSm Lig Book" w:hAnsi="Operator Mono SSm Lig Book"/>
                <w:i/>
                <w:iCs/>
                <w:sz w:val="16"/>
                <w:szCs w:val="15"/>
                <w:rPrChange w:id="258" w:author="Christian Madsen" w:date="2022-07-15T18:44:00Z">
                  <w:rPr>
                    <w:i/>
                    <w:iCs/>
                  </w:rPr>
                </w:rPrChange>
              </w:rPr>
              <w:t>Rh</w:t>
            </w:r>
            <w:r w:rsidRPr="00F4740B">
              <w:rPr>
                <w:rFonts w:ascii="Operator Mono SSm Lig Book" w:hAnsi="Operator Mono SSm Lig Book"/>
                <w:sz w:val="16"/>
                <w:szCs w:val="15"/>
                <w:rPrChange w:id="259" w:author="Christian Madsen" w:date="2022-07-15T18:44:00Z">
                  <w:rPr/>
                </w:rPrChange>
              </w:rPr>
              <w:t>_GT1</w:t>
            </w:r>
          </w:p>
        </w:tc>
        <w:tc>
          <w:tcPr>
            <w:tcW w:w="0" w:type="auto"/>
            <w:hideMark/>
          </w:tcPr>
          <w:p w14:paraId="56FAA7B9" w14:textId="77777777" w:rsidR="00013C75" w:rsidRPr="00EF5B33" w:rsidRDefault="00013C75">
            <w:pPr>
              <w:spacing w:line="276" w:lineRule="auto"/>
              <w:jc w:val="left"/>
              <w:rPr>
                <w:i/>
                <w:iCs/>
              </w:rPr>
              <w:pPrChange w:id="260" w:author="Christian Madsen" w:date="2022-07-15T21:19:00Z">
                <w:pPr>
                  <w:spacing w:line="276" w:lineRule="auto"/>
                  <w:jc w:val="center"/>
                </w:pPr>
              </w:pPrChange>
            </w:pPr>
            <w:r w:rsidRPr="00EF5B33">
              <w:rPr>
                <w:i/>
                <w:iCs/>
              </w:rPr>
              <w:t>Rosa hybrid cultivar</w:t>
            </w:r>
          </w:p>
        </w:tc>
        <w:tc>
          <w:tcPr>
            <w:tcW w:w="0" w:type="auto"/>
            <w:hideMark/>
          </w:tcPr>
          <w:p w14:paraId="690151AD" w14:textId="77777777" w:rsidR="00013C75" w:rsidRPr="00F4740B" w:rsidRDefault="00013C75">
            <w:pPr>
              <w:spacing w:line="276" w:lineRule="auto"/>
              <w:jc w:val="left"/>
              <w:rPr>
                <w:rFonts w:ascii="Operator Mono SSm Lig Book" w:hAnsi="Operator Mono SSm Lig Book"/>
                <w:sz w:val="16"/>
                <w:szCs w:val="15"/>
                <w:rPrChange w:id="261" w:author="Christian Madsen" w:date="2022-07-15T18:43:00Z">
                  <w:rPr/>
                </w:rPrChange>
              </w:rPr>
              <w:pPrChange w:id="262" w:author="Christian Madsen" w:date="2022-07-15T21:19:00Z">
                <w:pPr>
                  <w:spacing w:line="276" w:lineRule="auto"/>
                  <w:jc w:val="center"/>
                </w:pPr>
              </w:pPrChange>
            </w:pPr>
            <w:r w:rsidRPr="00F4740B">
              <w:rPr>
                <w:rFonts w:ascii="Operator Mono SSm Lig Book" w:hAnsi="Operator Mono SSm Lig Book"/>
                <w:sz w:val="16"/>
                <w:szCs w:val="15"/>
                <w:rPrChange w:id="263" w:author="Christian Madsen" w:date="2022-07-15T18:43:00Z">
                  <w:rPr/>
                </w:rPrChange>
              </w:rPr>
              <w:t>Q4R1I9</w:t>
            </w:r>
          </w:p>
        </w:tc>
        <w:tc>
          <w:tcPr>
            <w:tcW w:w="1963" w:type="dxa"/>
            <w:noWrap/>
            <w:hideMark/>
          </w:tcPr>
          <w:p w14:paraId="72A74225" w14:textId="77777777" w:rsidR="00013C75" w:rsidRPr="00EF5B33" w:rsidRDefault="00013C75">
            <w:pPr>
              <w:spacing w:line="276" w:lineRule="auto"/>
              <w:jc w:val="right"/>
              <w:pPrChange w:id="264" w:author="Christian Madsen" w:date="2022-07-15T21:19:00Z">
                <w:pPr>
                  <w:spacing w:line="276" w:lineRule="auto"/>
                  <w:jc w:val="center"/>
                </w:pPr>
              </w:pPrChange>
            </w:pPr>
            <w:r w:rsidRPr="00EF5B33">
              <w:t>40.9±0.2</w:t>
            </w:r>
          </w:p>
        </w:tc>
      </w:tr>
      <w:tr w:rsidR="00013C75" w:rsidRPr="00EF5B33" w14:paraId="00689D66" w14:textId="77777777" w:rsidTr="009E4A54">
        <w:trPr>
          <w:trHeight w:hRule="exact" w:val="432"/>
          <w:jc w:val="center"/>
        </w:trPr>
        <w:tc>
          <w:tcPr>
            <w:tcW w:w="0" w:type="auto"/>
            <w:hideMark/>
          </w:tcPr>
          <w:p w14:paraId="6FAAE708" w14:textId="77777777" w:rsidR="00013C75" w:rsidRPr="00F4740B" w:rsidRDefault="00013C75">
            <w:pPr>
              <w:spacing w:line="276" w:lineRule="auto"/>
              <w:jc w:val="left"/>
              <w:rPr>
                <w:rFonts w:ascii="Operator Mono SSm Lig Book" w:hAnsi="Operator Mono SSm Lig Book"/>
                <w:sz w:val="16"/>
                <w:szCs w:val="15"/>
                <w:rPrChange w:id="265" w:author="Christian Madsen" w:date="2022-07-15T18:44:00Z">
                  <w:rPr/>
                </w:rPrChange>
              </w:rPr>
              <w:pPrChange w:id="266" w:author="Christian Madsen" w:date="2022-07-15T21:19:00Z">
                <w:pPr>
                  <w:spacing w:line="276" w:lineRule="auto"/>
                  <w:jc w:val="center"/>
                </w:pPr>
              </w:pPrChange>
            </w:pPr>
            <w:r w:rsidRPr="00F4740B">
              <w:rPr>
                <w:rFonts w:ascii="Operator Mono SSm Lig Book" w:hAnsi="Operator Mono SSm Lig Book"/>
                <w:i/>
                <w:iCs/>
                <w:sz w:val="16"/>
                <w:szCs w:val="15"/>
                <w:rPrChange w:id="267" w:author="Christian Madsen" w:date="2022-07-15T18:44:00Z">
                  <w:rPr>
                    <w:i/>
                    <w:iCs/>
                  </w:rPr>
                </w:rPrChange>
              </w:rPr>
              <w:t>Os</w:t>
            </w:r>
            <w:r w:rsidRPr="00F4740B">
              <w:rPr>
                <w:rFonts w:ascii="Operator Mono SSm Lig Book" w:hAnsi="Operator Mono SSm Lig Book"/>
                <w:sz w:val="16"/>
                <w:szCs w:val="15"/>
                <w:rPrChange w:id="268" w:author="Christian Madsen" w:date="2022-07-15T18:44:00Z">
                  <w:rPr/>
                </w:rPrChange>
              </w:rPr>
              <w:t>_88C1</w:t>
            </w:r>
          </w:p>
        </w:tc>
        <w:tc>
          <w:tcPr>
            <w:tcW w:w="0" w:type="auto"/>
            <w:hideMark/>
          </w:tcPr>
          <w:p w14:paraId="0A6E150C" w14:textId="77777777" w:rsidR="00013C75" w:rsidRPr="00EF5B33" w:rsidRDefault="00013C75">
            <w:pPr>
              <w:spacing w:line="276" w:lineRule="auto"/>
              <w:jc w:val="left"/>
              <w:rPr>
                <w:i/>
                <w:iCs/>
              </w:rPr>
              <w:pPrChange w:id="269" w:author="Christian Madsen" w:date="2022-07-15T21:19:00Z">
                <w:pPr>
                  <w:spacing w:line="276" w:lineRule="auto"/>
                  <w:jc w:val="center"/>
                </w:pPr>
              </w:pPrChange>
            </w:pPr>
            <w:r w:rsidRPr="00EF5B33">
              <w:rPr>
                <w:i/>
                <w:iCs/>
              </w:rPr>
              <w:t>Oryza sativa (rice) japonica</w:t>
            </w:r>
          </w:p>
        </w:tc>
        <w:tc>
          <w:tcPr>
            <w:tcW w:w="0" w:type="auto"/>
            <w:hideMark/>
          </w:tcPr>
          <w:p w14:paraId="3C2A19A4" w14:textId="77777777" w:rsidR="00013C75" w:rsidRPr="00F4740B" w:rsidRDefault="00013C75">
            <w:pPr>
              <w:spacing w:line="276" w:lineRule="auto"/>
              <w:jc w:val="left"/>
              <w:rPr>
                <w:rFonts w:ascii="Operator Mono SSm Lig Book" w:hAnsi="Operator Mono SSm Lig Book"/>
                <w:sz w:val="16"/>
                <w:szCs w:val="15"/>
                <w:rPrChange w:id="270" w:author="Christian Madsen" w:date="2022-07-15T18:43:00Z">
                  <w:rPr/>
                </w:rPrChange>
              </w:rPr>
              <w:pPrChange w:id="271" w:author="Christian Madsen" w:date="2022-07-15T21:19:00Z">
                <w:pPr>
                  <w:spacing w:line="276" w:lineRule="auto"/>
                  <w:jc w:val="center"/>
                </w:pPr>
              </w:pPrChange>
            </w:pPr>
            <w:r w:rsidRPr="00F4740B">
              <w:rPr>
                <w:rFonts w:ascii="Operator Mono SSm Lig Book" w:hAnsi="Operator Mono SSm Lig Book"/>
                <w:sz w:val="16"/>
                <w:szCs w:val="15"/>
                <w:rPrChange w:id="272" w:author="Christian Madsen" w:date="2022-07-15T18:43:00Z">
                  <w:rPr/>
                </w:rPrChange>
              </w:rPr>
              <w:t>Q8LJ11</w:t>
            </w:r>
          </w:p>
        </w:tc>
        <w:tc>
          <w:tcPr>
            <w:tcW w:w="1963" w:type="dxa"/>
            <w:noWrap/>
            <w:hideMark/>
          </w:tcPr>
          <w:p w14:paraId="36268FD5" w14:textId="77777777" w:rsidR="00013C75" w:rsidRPr="00EF5B33" w:rsidRDefault="00013C75">
            <w:pPr>
              <w:spacing w:line="276" w:lineRule="auto"/>
              <w:jc w:val="right"/>
              <w:pPrChange w:id="273" w:author="Christian Madsen" w:date="2022-07-15T21:19:00Z">
                <w:pPr>
                  <w:spacing w:line="276" w:lineRule="auto"/>
                  <w:jc w:val="center"/>
                </w:pPr>
              </w:pPrChange>
            </w:pPr>
            <w:r w:rsidRPr="00EF5B33">
              <w:t>45±0.6</w:t>
            </w:r>
          </w:p>
        </w:tc>
      </w:tr>
      <w:tr w:rsidR="00013C75" w:rsidRPr="00EF5B33" w14:paraId="09757B5B" w14:textId="77777777" w:rsidTr="009E4A54">
        <w:trPr>
          <w:trHeight w:hRule="exact" w:val="432"/>
          <w:jc w:val="center"/>
        </w:trPr>
        <w:tc>
          <w:tcPr>
            <w:tcW w:w="0" w:type="auto"/>
            <w:hideMark/>
          </w:tcPr>
          <w:p w14:paraId="486AFC50" w14:textId="77777777" w:rsidR="00013C75" w:rsidRPr="00F4740B" w:rsidRDefault="00013C75">
            <w:pPr>
              <w:spacing w:line="276" w:lineRule="auto"/>
              <w:jc w:val="left"/>
              <w:rPr>
                <w:rFonts w:ascii="Operator Mono SSm Lig Book" w:hAnsi="Operator Mono SSm Lig Book"/>
                <w:sz w:val="16"/>
                <w:szCs w:val="15"/>
                <w:rPrChange w:id="274" w:author="Christian Madsen" w:date="2022-07-15T18:44:00Z">
                  <w:rPr/>
                </w:rPrChange>
              </w:rPr>
              <w:pPrChange w:id="275" w:author="Christian Madsen" w:date="2022-07-15T21:19:00Z">
                <w:pPr>
                  <w:spacing w:line="276" w:lineRule="auto"/>
                  <w:jc w:val="center"/>
                </w:pPr>
              </w:pPrChange>
            </w:pPr>
            <w:r w:rsidRPr="00F4740B">
              <w:rPr>
                <w:rFonts w:ascii="Operator Mono SSm Lig Book" w:hAnsi="Operator Mono SSm Lig Book"/>
                <w:i/>
                <w:iCs/>
                <w:sz w:val="16"/>
                <w:szCs w:val="15"/>
                <w:rPrChange w:id="276" w:author="Christian Madsen" w:date="2022-07-15T18:44:00Z">
                  <w:rPr>
                    <w:i/>
                    <w:iCs/>
                  </w:rPr>
                </w:rPrChange>
              </w:rPr>
              <w:t>Lc</w:t>
            </w:r>
            <w:r w:rsidRPr="00F4740B">
              <w:rPr>
                <w:rFonts w:ascii="Operator Mono SSm Lig Book" w:hAnsi="Operator Mono SSm Lig Book"/>
                <w:sz w:val="16"/>
                <w:szCs w:val="15"/>
                <w:rPrChange w:id="277" w:author="Christian Madsen" w:date="2022-07-15T18:44:00Z">
                  <w:rPr/>
                </w:rPrChange>
              </w:rPr>
              <w:t>_72B10</w:t>
            </w:r>
          </w:p>
        </w:tc>
        <w:tc>
          <w:tcPr>
            <w:tcW w:w="0" w:type="auto"/>
            <w:hideMark/>
          </w:tcPr>
          <w:p w14:paraId="4B5E73FC" w14:textId="77777777" w:rsidR="00013C75" w:rsidRPr="00EF5B33" w:rsidRDefault="00013C75">
            <w:pPr>
              <w:spacing w:line="276" w:lineRule="auto"/>
              <w:jc w:val="left"/>
              <w:rPr>
                <w:i/>
                <w:iCs/>
              </w:rPr>
              <w:pPrChange w:id="278" w:author="Christian Madsen" w:date="2022-07-15T21:19:00Z">
                <w:pPr>
                  <w:spacing w:line="276" w:lineRule="auto"/>
                  <w:jc w:val="center"/>
                </w:pPr>
              </w:pPrChange>
            </w:pPr>
            <w:r w:rsidRPr="00EF5B33">
              <w:rPr>
                <w:i/>
                <w:iCs/>
              </w:rPr>
              <w:t>Lycium chinense</w:t>
            </w:r>
          </w:p>
        </w:tc>
        <w:tc>
          <w:tcPr>
            <w:tcW w:w="0" w:type="auto"/>
            <w:hideMark/>
          </w:tcPr>
          <w:p w14:paraId="01947A7E" w14:textId="77777777" w:rsidR="00013C75" w:rsidRPr="00F4740B" w:rsidRDefault="00013C75">
            <w:pPr>
              <w:spacing w:line="276" w:lineRule="auto"/>
              <w:jc w:val="left"/>
              <w:rPr>
                <w:rFonts w:ascii="Operator Mono SSm Lig Book" w:hAnsi="Operator Mono SSm Lig Book"/>
                <w:sz w:val="16"/>
                <w:szCs w:val="15"/>
                <w:rPrChange w:id="279" w:author="Christian Madsen" w:date="2022-07-15T18:43:00Z">
                  <w:rPr/>
                </w:rPrChange>
              </w:rPr>
              <w:pPrChange w:id="280" w:author="Christian Madsen" w:date="2022-07-15T21:19:00Z">
                <w:pPr>
                  <w:spacing w:line="276" w:lineRule="auto"/>
                  <w:jc w:val="center"/>
                </w:pPr>
              </w:pPrChange>
            </w:pPr>
            <w:r w:rsidRPr="00F4740B">
              <w:rPr>
                <w:rFonts w:ascii="Operator Mono SSm Lig Book" w:hAnsi="Operator Mono SSm Lig Book"/>
                <w:sz w:val="16"/>
                <w:szCs w:val="15"/>
                <w:rPrChange w:id="281" w:author="Christian Madsen" w:date="2022-07-15T18:43:00Z">
                  <w:rPr/>
                </w:rPrChange>
              </w:rPr>
              <w:t>B6EWZ3</w:t>
            </w:r>
          </w:p>
        </w:tc>
        <w:tc>
          <w:tcPr>
            <w:tcW w:w="1963" w:type="dxa"/>
            <w:noWrap/>
            <w:hideMark/>
          </w:tcPr>
          <w:p w14:paraId="382BF57D" w14:textId="77777777" w:rsidR="00013C75" w:rsidRPr="00EF5B33" w:rsidRDefault="00013C75">
            <w:pPr>
              <w:spacing w:line="276" w:lineRule="auto"/>
              <w:jc w:val="right"/>
              <w:pPrChange w:id="282" w:author="Christian Madsen" w:date="2022-07-15T21:19:00Z">
                <w:pPr>
                  <w:spacing w:line="276" w:lineRule="auto"/>
                  <w:jc w:val="center"/>
                </w:pPr>
              </w:pPrChange>
            </w:pPr>
            <w:r w:rsidRPr="00EF5B33">
              <w:t>52.1±0.2</w:t>
            </w:r>
          </w:p>
        </w:tc>
      </w:tr>
      <w:tr w:rsidR="00013C75" w:rsidRPr="00EF5B33" w14:paraId="360E5C31" w14:textId="77777777" w:rsidTr="009E4A54">
        <w:trPr>
          <w:trHeight w:hRule="exact" w:val="432"/>
          <w:jc w:val="center"/>
        </w:trPr>
        <w:tc>
          <w:tcPr>
            <w:tcW w:w="0" w:type="auto"/>
            <w:hideMark/>
          </w:tcPr>
          <w:p w14:paraId="7B0A00D0" w14:textId="77777777" w:rsidR="00013C75" w:rsidRPr="00F4740B" w:rsidRDefault="00013C75">
            <w:pPr>
              <w:spacing w:line="276" w:lineRule="auto"/>
              <w:jc w:val="left"/>
              <w:rPr>
                <w:rFonts w:ascii="Operator Mono SSm Lig Book" w:hAnsi="Operator Mono SSm Lig Book"/>
                <w:sz w:val="16"/>
                <w:szCs w:val="15"/>
                <w:rPrChange w:id="283" w:author="Christian Madsen" w:date="2022-07-15T18:44:00Z">
                  <w:rPr/>
                </w:rPrChange>
              </w:rPr>
              <w:pPrChange w:id="284" w:author="Christian Madsen" w:date="2022-07-15T21:19:00Z">
                <w:pPr>
                  <w:spacing w:line="276" w:lineRule="auto"/>
                  <w:jc w:val="center"/>
                </w:pPr>
              </w:pPrChange>
            </w:pPr>
            <w:r w:rsidRPr="00F4740B">
              <w:rPr>
                <w:rFonts w:ascii="Operator Mono SSm Lig Book" w:hAnsi="Operator Mono SSm Lig Book"/>
                <w:i/>
                <w:iCs/>
                <w:sz w:val="16"/>
                <w:szCs w:val="15"/>
                <w:rPrChange w:id="285" w:author="Christian Madsen" w:date="2022-07-15T18:44:00Z">
                  <w:rPr>
                    <w:i/>
                    <w:iCs/>
                  </w:rPr>
                </w:rPrChange>
              </w:rPr>
              <w:t>Gm</w:t>
            </w:r>
            <w:r w:rsidRPr="00F4740B">
              <w:rPr>
                <w:rFonts w:ascii="Operator Mono SSm Lig Book" w:hAnsi="Operator Mono SSm Lig Book"/>
                <w:sz w:val="16"/>
                <w:szCs w:val="15"/>
                <w:rPrChange w:id="286" w:author="Christian Madsen" w:date="2022-07-15T18:44:00Z">
                  <w:rPr/>
                </w:rPrChange>
              </w:rPr>
              <w:t>_88E3</w:t>
            </w:r>
          </w:p>
        </w:tc>
        <w:tc>
          <w:tcPr>
            <w:tcW w:w="0" w:type="auto"/>
            <w:hideMark/>
          </w:tcPr>
          <w:p w14:paraId="49CE1297" w14:textId="77777777" w:rsidR="00013C75" w:rsidRPr="00EF5B33" w:rsidRDefault="00013C75">
            <w:pPr>
              <w:spacing w:line="276" w:lineRule="auto"/>
              <w:jc w:val="left"/>
              <w:rPr>
                <w:i/>
                <w:iCs/>
              </w:rPr>
              <w:pPrChange w:id="287" w:author="Christian Madsen" w:date="2022-07-15T21:19:00Z">
                <w:pPr>
                  <w:spacing w:line="276" w:lineRule="auto"/>
                  <w:jc w:val="center"/>
                </w:pPr>
              </w:pPrChange>
            </w:pPr>
            <w:r w:rsidRPr="00EF5B33">
              <w:rPr>
                <w:i/>
                <w:iCs/>
              </w:rPr>
              <w:t>Glycine max  (soybean)</w:t>
            </w:r>
          </w:p>
        </w:tc>
        <w:tc>
          <w:tcPr>
            <w:tcW w:w="0" w:type="auto"/>
            <w:hideMark/>
          </w:tcPr>
          <w:p w14:paraId="01ABFB68" w14:textId="77777777" w:rsidR="00013C75" w:rsidRPr="00F4740B" w:rsidRDefault="00013C75">
            <w:pPr>
              <w:spacing w:line="276" w:lineRule="auto"/>
              <w:jc w:val="left"/>
              <w:rPr>
                <w:rFonts w:ascii="Operator Mono SSm Lig Book" w:hAnsi="Operator Mono SSm Lig Book"/>
                <w:sz w:val="16"/>
                <w:szCs w:val="15"/>
                <w:rPrChange w:id="288" w:author="Christian Madsen" w:date="2022-07-15T18:43:00Z">
                  <w:rPr/>
                </w:rPrChange>
              </w:rPr>
              <w:pPrChange w:id="289" w:author="Christian Madsen" w:date="2022-07-15T21:19:00Z">
                <w:pPr>
                  <w:spacing w:line="276" w:lineRule="auto"/>
                  <w:jc w:val="center"/>
                </w:pPr>
              </w:pPrChange>
            </w:pPr>
            <w:r w:rsidRPr="00F4740B">
              <w:rPr>
                <w:rFonts w:ascii="Operator Mono SSm Lig Book" w:hAnsi="Operator Mono SSm Lig Book"/>
                <w:sz w:val="16"/>
                <w:szCs w:val="15"/>
                <w:rPrChange w:id="290" w:author="Christian Madsen" w:date="2022-07-15T18:43:00Z">
                  <w:rPr/>
                </w:rPrChange>
              </w:rPr>
              <w:t>A6BM07</w:t>
            </w:r>
          </w:p>
        </w:tc>
        <w:tc>
          <w:tcPr>
            <w:tcW w:w="1963" w:type="dxa"/>
            <w:noWrap/>
            <w:hideMark/>
          </w:tcPr>
          <w:p w14:paraId="3DD8825F" w14:textId="77777777" w:rsidR="00013C75" w:rsidRPr="00EF5B33" w:rsidRDefault="00013C75">
            <w:pPr>
              <w:spacing w:line="276" w:lineRule="auto"/>
              <w:jc w:val="right"/>
              <w:pPrChange w:id="291" w:author="Christian Madsen" w:date="2022-07-15T21:19:00Z">
                <w:pPr>
                  <w:spacing w:line="276" w:lineRule="auto"/>
                  <w:jc w:val="center"/>
                </w:pPr>
              </w:pPrChange>
            </w:pPr>
            <w:r w:rsidRPr="00EF5B33">
              <w:t>37.4±0.2</w:t>
            </w:r>
          </w:p>
        </w:tc>
      </w:tr>
      <w:tr w:rsidR="00013C75" w:rsidRPr="00EF5B33" w14:paraId="04CA01D4" w14:textId="77777777" w:rsidTr="009E4A54">
        <w:trPr>
          <w:trHeight w:hRule="exact" w:val="432"/>
          <w:jc w:val="center"/>
        </w:trPr>
        <w:tc>
          <w:tcPr>
            <w:tcW w:w="0" w:type="auto"/>
            <w:hideMark/>
          </w:tcPr>
          <w:p w14:paraId="5FF3A0EF" w14:textId="77777777" w:rsidR="00013C75" w:rsidRPr="00F4740B" w:rsidRDefault="00013C75">
            <w:pPr>
              <w:spacing w:line="276" w:lineRule="auto"/>
              <w:jc w:val="left"/>
              <w:rPr>
                <w:rFonts w:ascii="Operator Mono SSm Lig Book" w:hAnsi="Operator Mono SSm Lig Book"/>
                <w:sz w:val="16"/>
                <w:szCs w:val="15"/>
                <w:rPrChange w:id="292" w:author="Christian Madsen" w:date="2022-07-15T18:44:00Z">
                  <w:rPr/>
                </w:rPrChange>
              </w:rPr>
              <w:pPrChange w:id="293" w:author="Christian Madsen" w:date="2022-07-15T21:19:00Z">
                <w:pPr>
                  <w:spacing w:line="276" w:lineRule="auto"/>
                  <w:jc w:val="center"/>
                </w:pPr>
              </w:pPrChange>
            </w:pPr>
            <w:r w:rsidRPr="00F4740B">
              <w:rPr>
                <w:rFonts w:ascii="Operator Mono SSm Lig Book" w:hAnsi="Operator Mono SSm Lig Book"/>
                <w:i/>
                <w:iCs/>
                <w:sz w:val="16"/>
                <w:szCs w:val="15"/>
                <w:rPrChange w:id="294" w:author="Christian Madsen" w:date="2022-07-15T18:44:00Z">
                  <w:rPr>
                    <w:i/>
                    <w:iCs/>
                  </w:rPr>
                </w:rPrChange>
              </w:rPr>
              <w:t>Fi</w:t>
            </w:r>
            <w:r w:rsidRPr="00F4740B">
              <w:rPr>
                <w:rFonts w:ascii="Operator Mono SSm Lig Book" w:hAnsi="Operator Mono SSm Lig Book"/>
                <w:sz w:val="16"/>
                <w:szCs w:val="15"/>
                <w:rPrChange w:id="295" w:author="Christian Madsen" w:date="2022-07-15T18:44:00Z">
                  <w:rPr/>
                </w:rPrChange>
              </w:rPr>
              <w:t>_88A10</w:t>
            </w:r>
          </w:p>
        </w:tc>
        <w:tc>
          <w:tcPr>
            <w:tcW w:w="0" w:type="auto"/>
            <w:hideMark/>
          </w:tcPr>
          <w:p w14:paraId="2071E890" w14:textId="77777777" w:rsidR="00013C75" w:rsidRPr="00EF5B33" w:rsidRDefault="00013C75">
            <w:pPr>
              <w:spacing w:line="276" w:lineRule="auto"/>
              <w:jc w:val="left"/>
              <w:rPr>
                <w:i/>
                <w:iCs/>
              </w:rPr>
              <w:pPrChange w:id="296" w:author="Christian Madsen" w:date="2022-07-15T21:19:00Z">
                <w:pPr>
                  <w:spacing w:line="276" w:lineRule="auto"/>
                  <w:jc w:val="center"/>
                </w:pPr>
              </w:pPrChange>
            </w:pPr>
            <w:r w:rsidRPr="00EF5B33">
              <w:rPr>
                <w:i/>
                <w:iCs/>
              </w:rPr>
              <w:t>Forsythia x intermedia</w:t>
            </w:r>
          </w:p>
        </w:tc>
        <w:tc>
          <w:tcPr>
            <w:tcW w:w="0" w:type="auto"/>
            <w:hideMark/>
          </w:tcPr>
          <w:p w14:paraId="4CF399D4" w14:textId="77777777" w:rsidR="00013C75" w:rsidRPr="00F4740B" w:rsidRDefault="00013C75">
            <w:pPr>
              <w:spacing w:line="276" w:lineRule="auto"/>
              <w:jc w:val="left"/>
              <w:rPr>
                <w:rFonts w:ascii="Operator Mono SSm Lig Book" w:hAnsi="Operator Mono SSm Lig Book"/>
                <w:sz w:val="16"/>
                <w:szCs w:val="15"/>
                <w:rPrChange w:id="297" w:author="Christian Madsen" w:date="2022-07-15T18:43:00Z">
                  <w:rPr/>
                </w:rPrChange>
              </w:rPr>
              <w:pPrChange w:id="298" w:author="Christian Madsen" w:date="2022-07-15T21:19:00Z">
                <w:pPr>
                  <w:spacing w:line="276" w:lineRule="auto"/>
                  <w:jc w:val="center"/>
                </w:pPr>
              </w:pPrChange>
            </w:pPr>
            <w:r w:rsidRPr="00F4740B">
              <w:rPr>
                <w:rFonts w:ascii="Operator Mono SSm Lig Book" w:hAnsi="Operator Mono SSm Lig Book"/>
                <w:sz w:val="16"/>
                <w:szCs w:val="15"/>
                <w:rPrChange w:id="299" w:author="Christian Madsen" w:date="2022-07-15T18:43:00Z">
                  <w:rPr/>
                </w:rPrChange>
              </w:rPr>
              <w:t>D2KY82</w:t>
            </w:r>
          </w:p>
        </w:tc>
        <w:tc>
          <w:tcPr>
            <w:tcW w:w="1963" w:type="dxa"/>
            <w:noWrap/>
            <w:hideMark/>
          </w:tcPr>
          <w:p w14:paraId="386138BA" w14:textId="77777777" w:rsidR="00013C75" w:rsidRPr="00EF5B33" w:rsidRDefault="00013C75">
            <w:pPr>
              <w:spacing w:line="276" w:lineRule="auto"/>
              <w:jc w:val="right"/>
              <w:pPrChange w:id="300" w:author="Christian Madsen" w:date="2022-07-15T21:19:00Z">
                <w:pPr>
                  <w:spacing w:line="276" w:lineRule="auto"/>
                  <w:jc w:val="center"/>
                </w:pPr>
              </w:pPrChange>
            </w:pPr>
            <w:r w:rsidRPr="00EF5B33">
              <w:t>40.4±0.4</w:t>
            </w:r>
          </w:p>
        </w:tc>
      </w:tr>
      <w:tr w:rsidR="00013C75" w:rsidRPr="00EF5B33" w14:paraId="5C7ED2AC" w14:textId="77777777" w:rsidTr="009E4A54">
        <w:trPr>
          <w:trHeight w:hRule="exact" w:val="432"/>
          <w:jc w:val="center"/>
        </w:trPr>
        <w:tc>
          <w:tcPr>
            <w:tcW w:w="0" w:type="auto"/>
            <w:hideMark/>
          </w:tcPr>
          <w:p w14:paraId="54B4D5B7" w14:textId="77777777" w:rsidR="00013C75" w:rsidRPr="00F4740B" w:rsidRDefault="00013C75">
            <w:pPr>
              <w:spacing w:line="276" w:lineRule="auto"/>
              <w:jc w:val="left"/>
              <w:rPr>
                <w:rFonts w:ascii="Operator Mono SSm Lig Book" w:hAnsi="Operator Mono SSm Lig Book"/>
                <w:sz w:val="16"/>
                <w:szCs w:val="15"/>
                <w:rPrChange w:id="301" w:author="Christian Madsen" w:date="2022-07-15T18:44:00Z">
                  <w:rPr/>
                </w:rPrChange>
              </w:rPr>
              <w:pPrChange w:id="302" w:author="Christian Madsen" w:date="2022-07-15T21:19:00Z">
                <w:pPr>
                  <w:spacing w:line="276" w:lineRule="auto"/>
                  <w:jc w:val="center"/>
                </w:pPr>
              </w:pPrChange>
            </w:pPr>
            <w:r w:rsidRPr="00F4740B">
              <w:rPr>
                <w:rFonts w:ascii="Operator Mono SSm Lig Book" w:hAnsi="Operator Mono SSm Lig Book"/>
                <w:i/>
                <w:iCs/>
                <w:sz w:val="16"/>
                <w:szCs w:val="15"/>
                <w:rPrChange w:id="303" w:author="Christian Madsen" w:date="2022-07-15T18:44:00Z">
                  <w:rPr>
                    <w:i/>
                    <w:iCs/>
                  </w:rPr>
                </w:rPrChange>
              </w:rPr>
              <w:t>Fe</w:t>
            </w:r>
            <w:r w:rsidRPr="00F4740B">
              <w:rPr>
                <w:rFonts w:ascii="Operator Mono SSm Lig Book" w:hAnsi="Operator Mono SSm Lig Book"/>
                <w:sz w:val="16"/>
                <w:szCs w:val="15"/>
                <w:rPrChange w:id="304" w:author="Christian Madsen" w:date="2022-07-15T18:44:00Z">
                  <w:rPr/>
                </w:rPrChange>
              </w:rPr>
              <w:t>_88J1</w:t>
            </w:r>
          </w:p>
        </w:tc>
        <w:tc>
          <w:tcPr>
            <w:tcW w:w="0" w:type="auto"/>
            <w:hideMark/>
          </w:tcPr>
          <w:p w14:paraId="3877B40F" w14:textId="77777777" w:rsidR="00013C75" w:rsidRPr="00EF5B33" w:rsidRDefault="00013C75">
            <w:pPr>
              <w:spacing w:line="276" w:lineRule="auto"/>
              <w:jc w:val="left"/>
              <w:rPr>
                <w:i/>
                <w:iCs/>
              </w:rPr>
              <w:pPrChange w:id="305" w:author="Christian Madsen" w:date="2022-07-15T21:19:00Z">
                <w:pPr>
                  <w:spacing w:line="276" w:lineRule="auto"/>
                  <w:jc w:val="center"/>
                </w:pPr>
              </w:pPrChange>
            </w:pPr>
            <w:r w:rsidRPr="00EF5B33">
              <w:rPr>
                <w:i/>
                <w:iCs/>
              </w:rPr>
              <w:t>Fagopyrum esculentum</w:t>
            </w:r>
          </w:p>
        </w:tc>
        <w:tc>
          <w:tcPr>
            <w:tcW w:w="0" w:type="auto"/>
            <w:hideMark/>
          </w:tcPr>
          <w:p w14:paraId="63437079" w14:textId="77777777" w:rsidR="00013C75" w:rsidRPr="00F4740B" w:rsidRDefault="00013C75">
            <w:pPr>
              <w:spacing w:line="276" w:lineRule="auto"/>
              <w:jc w:val="left"/>
              <w:rPr>
                <w:rFonts w:ascii="Operator Mono SSm Lig Book" w:hAnsi="Operator Mono SSm Lig Book"/>
                <w:sz w:val="16"/>
                <w:szCs w:val="15"/>
                <w:rPrChange w:id="306" w:author="Christian Madsen" w:date="2022-07-15T18:43:00Z">
                  <w:rPr/>
                </w:rPrChange>
              </w:rPr>
              <w:pPrChange w:id="307" w:author="Christian Madsen" w:date="2022-07-15T21:19:00Z">
                <w:pPr>
                  <w:spacing w:line="276" w:lineRule="auto"/>
                  <w:jc w:val="center"/>
                </w:pPr>
              </w:pPrChange>
            </w:pPr>
            <w:r w:rsidRPr="00F4740B">
              <w:rPr>
                <w:rFonts w:ascii="Operator Mono SSm Lig Book" w:hAnsi="Operator Mono SSm Lig Book"/>
                <w:sz w:val="16"/>
                <w:szCs w:val="15"/>
                <w:rPrChange w:id="308" w:author="Christian Madsen" w:date="2022-07-15T18:43:00Z">
                  <w:rPr/>
                </w:rPrChange>
              </w:rPr>
              <w:t>A0A0A1H7N8</w:t>
            </w:r>
          </w:p>
        </w:tc>
        <w:tc>
          <w:tcPr>
            <w:tcW w:w="1963" w:type="dxa"/>
            <w:noWrap/>
            <w:hideMark/>
          </w:tcPr>
          <w:p w14:paraId="2D3EC7AC" w14:textId="77777777" w:rsidR="00013C75" w:rsidRPr="00EF5B33" w:rsidRDefault="00013C75">
            <w:pPr>
              <w:spacing w:line="276" w:lineRule="auto"/>
              <w:jc w:val="right"/>
              <w:pPrChange w:id="309" w:author="Christian Madsen" w:date="2022-07-15T21:19:00Z">
                <w:pPr>
                  <w:spacing w:line="276" w:lineRule="auto"/>
                  <w:jc w:val="center"/>
                </w:pPr>
              </w:pPrChange>
            </w:pPr>
            <w:r w:rsidRPr="00EF5B33">
              <w:t>57.9±0.3</w:t>
            </w:r>
          </w:p>
        </w:tc>
      </w:tr>
      <w:tr w:rsidR="00013C75" w:rsidRPr="00EF5B33" w14:paraId="2DAAC8A0" w14:textId="77777777" w:rsidTr="009E4A54">
        <w:trPr>
          <w:trHeight w:hRule="exact" w:val="432"/>
          <w:jc w:val="center"/>
        </w:trPr>
        <w:tc>
          <w:tcPr>
            <w:tcW w:w="0" w:type="auto"/>
            <w:hideMark/>
          </w:tcPr>
          <w:p w14:paraId="0864EB60" w14:textId="77777777" w:rsidR="00013C75" w:rsidRPr="00F4740B" w:rsidRDefault="00013C75">
            <w:pPr>
              <w:spacing w:line="276" w:lineRule="auto"/>
              <w:jc w:val="left"/>
              <w:rPr>
                <w:rFonts w:ascii="Operator Mono SSm Lig Book" w:hAnsi="Operator Mono SSm Lig Book"/>
                <w:sz w:val="16"/>
                <w:szCs w:val="15"/>
                <w:rPrChange w:id="310" w:author="Christian Madsen" w:date="2022-07-15T18:44:00Z">
                  <w:rPr/>
                </w:rPrChange>
              </w:rPr>
              <w:pPrChange w:id="311" w:author="Christian Madsen" w:date="2022-07-15T21:19:00Z">
                <w:pPr>
                  <w:spacing w:line="276" w:lineRule="auto"/>
                  <w:jc w:val="center"/>
                </w:pPr>
              </w:pPrChange>
            </w:pPr>
            <w:r w:rsidRPr="00F4740B">
              <w:rPr>
                <w:rFonts w:ascii="Operator Mono SSm Lig Book" w:hAnsi="Operator Mono SSm Lig Book"/>
                <w:i/>
                <w:iCs/>
                <w:sz w:val="16"/>
                <w:szCs w:val="15"/>
                <w:rPrChange w:id="312" w:author="Christian Madsen" w:date="2022-07-15T18:44:00Z">
                  <w:rPr>
                    <w:i/>
                    <w:iCs/>
                  </w:rPr>
                </w:rPrChange>
              </w:rPr>
              <w:lastRenderedPageBreak/>
              <w:t>At</w:t>
            </w:r>
            <w:r w:rsidRPr="00F4740B">
              <w:rPr>
                <w:rFonts w:ascii="Operator Mono SSm Lig Book" w:hAnsi="Operator Mono SSm Lig Book"/>
                <w:sz w:val="16"/>
                <w:szCs w:val="15"/>
                <w:rPrChange w:id="313" w:author="Christian Madsen" w:date="2022-07-15T18:44:00Z">
                  <w:rPr/>
                </w:rPrChange>
              </w:rPr>
              <w:t>_71D1</w:t>
            </w:r>
          </w:p>
        </w:tc>
        <w:tc>
          <w:tcPr>
            <w:tcW w:w="0" w:type="auto"/>
            <w:hideMark/>
          </w:tcPr>
          <w:p w14:paraId="22A68204" w14:textId="77777777" w:rsidR="00013C75" w:rsidRPr="00EF5B33" w:rsidRDefault="00013C75">
            <w:pPr>
              <w:spacing w:line="276" w:lineRule="auto"/>
              <w:jc w:val="left"/>
              <w:rPr>
                <w:i/>
                <w:iCs/>
              </w:rPr>
              <w:pPrChange w:id="314" w:author="Christian Madsen" w:date="2022-07-15T21:19:00Z">
                <w:pPr>
                  <w:spacing w:line="276" w:lineRule="auto"/>
                  <w:jc w:val="center"/>
                </w:pPr>
              </w:pPrChange>
            </w:pPr>
            <w:r w:rsidRPr="00EF5B33">
              <w:rPr>
                <w:i/>
                <w:iCs/>
              </w:rPr>
              <w:t>A. thaliana</w:t>
            </w:r>
          </w:p>
        </w:tc>
        <w:tc>
          <w:tcPr>
            <w:tcW w:w="0" w:type="auto"/>
            <w:hideMark/>
          </w:tcPr>
          <w:p w14:paraId="68D69982" w14:textId="77777777" w:rsidR="00013C75" w:rsidRPr="00F4740B" w:rsidRDefault="00013C75">
            <w:pPr>
              <w:spacing w:line="276" w:lineRule="auto"/>
              <w:jc w:val="left"/>
              <w:rPr>
                <w:rFonts w:ascii="Operator Mono SSm Lig Book" w:hAnsi="Operator Mono SSm Lig Book"/>
                <w:sz w:val="16"/>
                <w:szCs w:val="15"/>
                <w:rPrChange w:id="315" w:author="Christian Madsen" w:date="2022-07-15T18:43:00Z">
                  <w:rPr/>
                </w:rPrChange>
              </w:rPr>
              <w:pPrChange w:id="316" w:author="Christian Madsen" w:date="2022-07-15T21:19:00Z">
                <w:pPr>
                  <w:spacing w:line="276" w:lineRule="auto"/>
                  <w:jc w:val="center"/>
                </w:pPr>
              </w:pPrChange>
            </w:pPr>
            <w:r w:rsidRPr="00F4740B">
              <w:rPr>
                <w:rFonts w:ascii="Operator Mono SSm Lig Book" w:hAnsi="Operator Mono SSm Lig Book"/>
                <w:sz w:val="16"/>
                <w:szCs w:val="15"/>
                <w:rPrChange w:id="317" w:author="Christian Madsen" w:date="2022-07-15T18:43:00Z">
                  <w:rPr/>
                </w:rPrChange>
              </w:rPr>
              <w:t>O82383</w:t>
            </w:r>
          </w:p>
        </w:tc>
        <w:tc>
          <w:tcPr>
            <w:tcW w:w="1963" w:type="dxa"/>
            <w:noWrap/>
            <w:hideMark/>
          </w:tcPr>
          <w:p w14:paraId="0BCC0A10" w14:textId="77777777" w:rsidR="00013C75" w:rsidRPr="00EF5B33" w:rsidRDefault="00013C75">
            <w:pPr>
              <w:spacing w:line="276" w:lineRule="auto"/>
              <w:jc w:val="right"/>
              <w:pPrChange w:id="318" w:author="Christian Madsen" w:date="2022-07-15T21:19:00Z">
                <w:pPr>
                  <w:spacing w:line="276" w:lineRule="auto"/>
                  <w:jc w:val="center"/>
                </w:pPr>
              </w:pPrChange>
            </w:pPr>
            <w:r w:rsidRPr="00EF5B33">
              <w:t>NA</w:t>
            </w:r>
          </w:p>
        </w:tc>
      </w:tr>
      <w:tr w:rsidR="00013C75" w:rsidRPr="00EF5B33" w14:paraId="735C35DB" w14:textId="77777777" w:rsidTr="009E4A54">
        <w:trPr>
          <w:trHeight w:hRule="exact" w:val="432"/>
          <w:jc w:val="center"/>
        </w:trPr>
        <w:tc>
          <w:tcPr>
            <w:tcW w:w="0" w:type="auto"/>
            <w:hideMark/>
          </w:tcPr>
          <w:p w14:paraId="0BDF808A" w14:textId="77777777" w:rsidR="00013C75" w:rsidRPr="00F4740B" w:rsidRDefault="00013C75">
            <w:pPr>
              <w:spacing w:line="276" w:lineRule="auto"/>
              <w:jc w:val="left"/>
              <w:rPr>
                <w:rFonts w:ascii="Operator Mono SSm Lig Book" w:hAnsi="Operator Mono SSm Lig Book"/>
                <w:sz w:val="16"/>
                <w:szCs w:val="15"/>
                <w:rPrChange w:id="319" w:author="Christian Madsen" w:date="2022-07-15T18:44:00Z">
                  <w:rPr/>
                </w:rPrChange>
              </w:rPr>
              <w:pPrChange w:id="320" w:author="Christian Madsen" w:date="2022-07-15T21:19:00Z">
                <w:pPr>
                  <w:spacing w:line="276" w:lineRule="auto"/>
                  <w:jc w:val="center"/>
                </w:pPr>
              </w:pPrChange>
            </w:pPr>
            <w:r w:rsidRPr="00F4740B">
              <w:rPr>
                <w:rFonts w:ascii="Operator Mono SSm Lig Book" w:hAnsi="Operator Mono SSm Lig Book"/>
                <w:i/>
                <w:iCs/>
                <w:sz w:val="16"/>
                <w:szCs w:val="15"/>
                <w:rPrChange w:id="321" w:author="Christian Madsen" w:date="2022-07-15T18:44:00Z">
                  <w:rPr>
                    <w:i/>
                    <w:iCs/>
                  </w:rPr>
                </w:rPrChange>
              </w:rPr>
              <w:t>At</w:t>
            </w:r>
            <w:r w:rsidRPr="00F4740B">
              <w:rPr>
                <w:rFonts w:ascii="Operator Mono SSm Lig Book" w:hAnsi="Operator Mono SSm Lig Book"/>
                <w:sz w:val="16"/>
                <w:szCs w:val="15"/>
                <w:rPrChange w:id="322" w:author="Christian Madsen" w:date="2022-07-15T18:44:00Z">
                  <w:rPr/>
                </w:rPrChange>
              </w:rPr>
              <w:t>_71C1</w:t>
            </w:r>
          </w:p>
        </w:tc>
        <w:tc>
          <w:tcPr>
            <w:tcW w:w="0" w:type="auto"/>
            <w:hideMark/>
          </w:tcPr>
          <w:p w14:paraId="1852DC84" w14:textId="77777777" w:rsidR="00013C75" w:rsidRPr="00EF5B33" w:rsidRDefault="00013C75">
            <w:pPr>
              <w:spacing w:line="276" w:lineRule="auto"/>
              <w:jc w:val="left"/>
              <w:rPr>
                <w:i/>
                <w:iCs/>
              </w:rPr>
              <w:pPrChange w:id="323" w:author="Christian Madsen" w:date="2022-07-15T21:19:00Z">
                <w:pPr>
                  <w:spacing w:line="276" w:lineRule="auto"/>
                  <w:jc w:val="center"/>
                </w:pPr>
              </w:pPrChange>
            </w:pPr>
            <w:r w:rsidRPr="00EF5B33">
              <w:rPr>
                <w:i/>
                <w:iCs/>
              </w:rPr>
              <w:t>A. thaliana</w:t>
            </w:r>
          </w:p>
        </w:tc>
        <w:tc>
          <w:tcPr>
            <w:tcW w:w="0" w:type="auto"/>
            <w:hideMark/>
          </w:tcPr>
          <w:p w14:paraId="3DE27823" w14:textId="77777777" w:rsidR="00013C75" w:rsidRPr="00F4740B" w:rsidRDefault="00013C75">
            <w:pPr>
              <w:spacing w:line="276" w:lineRule="auto"/>
              <w:jc w:val="left"/>
              <w:rPr>
                <w:rFonts w:ascii="Operator Mono SSm Lig Book" w:hAnsi="Operator Mono SSm Lig Book"/>
                <w:sz w:val="16"/>
                <w:szCs w:val="15"/>
                <w:rPrChange w:id="324" w:author="Christian Madsen" w:date="2022-07-15T18:43:00Z">
                  <w:rPr/>
                </w:rPrChange>
              </w:rPr>
              <w:pPrChange w:id="325" w:author="Christian Madsen" w:date="2022-07-15T21:19:00Z">
                <w:pPr>
                  <w:spacing w:line="276" w:lineRule="auto"/>
                  <w:jc w:val="center"/>
                </w:pPr>
              </w:pPrChange>
            </w:pPr>
            <w:r w:rsidRPr="00F4740B">
              <w:rPr>
                <w:rFonts w:ascii="Operator Mono SSm Lig Book" w:hAnsi="Operator Mono SSm Lig Book"/>
                <w:sz w:val="16"/>
                <w:szCs w:val="15"/>
                <w:rPrChange w:id="326" w:author="Christian Madsen" w:date="2022-07-15T18:43:00Z">
                  <w:rPr/>
                </w:rPrChange>
              </w:rPr>
              <w:t>O82381</w:t>
            </w:r>
          </w:p>
        </w:tc>
        <w:tc>
          <w:tcPr>
            <w:tcW w:w="1963" w:type="dxa"/>
            <w:noWrap/>
            <w:hideMark/>
          </w:tcPr>
          <w:p w14:paraId="3427BBCB" w14:textId="77777777" w:rsidR="00013C75" w:rsidRPr="00EF5B33" w:rsidRDefault="00013C75">
            <w:pPr>
              <w:spacing w:line="276" w:lineRule="auto"/>
              <w:jc w:val="right"/>
              <w:pPrChange w:id="327" w:author="Christian Madsen" w:date="2022-07-15T21:19:00Z">
                <w:pPr>
                  <w:spacing w:line="276" w:lineRule="auto"/>
                  <w:jc w:val="center"/>
                </w:pPr>
              </w:pPrChange>
            </w:pPr>
            <w:r w:rsidRPr="00EF5B33">
              <w:t>NA</w:t>
            </w:r>
          </w:p>
        </w:tc>
      </w:tr>
      <w:tr w:rsidR="00013C75" w:rsidRPr="00EF5B33" w14:paraId="06674D3B" w14:textId="77777777" w:rsidTr="009E4A54">
        <w:trPr>
          <w:trHeight w:hRule="exact" w:val="432"/>
          <w:jc w:val="center"/>
        </w:trPr>
        <w:tc>
          <w:tcPr>
            <w:tcW w:w="0" w:type="auto"/>
            <w:hideMark/>
          </w:tcPr>
          <w:p w14:paraId="338B0DF7" w14:textId="77777777" w:rsidR="00013C75" w:rsidRPr="00F4740B" w:rsidRDefault="00013C75">
            <w:pPr>
              <w:spacing w:line="276" w:lineRule="auto"/>
              <w:jc w:val="left"/>
              <w:rPr>
                <w:rFonts w:ascii="Operator Mono SSm Lig Book" w:hAnsi="Operator Mono SSm Lig Book"/>
                <w:sz w:val="16"/>
                <w:szCs w:val="15"/>
                <w:rPrChange w:id="328" w:author="Christian Madsen" w:date="2022-07-15T18:44:00Z">
                  <w:rPr/>
                </w:rPrChange>
              </w:rPr>
              <w:pPrChange w:id="329" w:author="Christian Madsen" w:date="2022-07-15T21:19:00Z">
                <w:pPr>
                  <w:spacing w:line="276" w:lineRule="auto"/>
                  <w:jc w:val="center"/>
                </w:pPr>
              </w:pPrChange>
            </w:pPr>
            <w:r w:rsidRPr="00F4740B">
              <w:rPr>
                <w:rFonts w:ascii="Operator Mono SSm Lig Book" w:hAnsi="Operator Mono SSm Lig Book"/>
                <w:i/>
                <w:iCs/>
                <w:sz w:val="16"/>
                <w:szCs w:val="15"/>
                <w:rPrChange w:id="330" w:author="Christian Madsen" w:date="2022-07-15T18:44:00Z">
                  <w:rPr>
                    <w:i/>
                    <w:iCs/>
                  </w:rPr>
                </w:rPrChange>
              </w:rPr>
              <w:t>Pt</w:t>
            </w:r>
            <w:r w:rsidRPr="00F4740B">
              <w:rPr>
                <w:rFonts w:ascii="Operator Mono SSm Lig Book" w:hAnsi="Operator Mono SSm Lig Book"/>
                <w:sz w:val="16"/>
                <w:szCs w:val="15"/>
                <w:rPrChange w:id="331" w:author="Christian Madsen" w:date="2022-07-15T18:44:00Z">
                  <w:rPr/>
                </w:rPrChange>
              </w:rPr>
              <w:t>UGT1</w:t>
            </w:r>
          </w:p>
        </w:tc>
        <w:tc>
          <w:tcPr>
            <w:tcW w:w="0" w:type="auto"/>
            <w:hideMark/>
          </w:tcPr>
          <w:p w14:paraId="78A39CDC" w14:textId="77777777" w:rsidR="00013C75" w:rsidRPr="00EF5B33" w:rsidRDefault="00013C75">
            <w:pPr>
              <w:spacing w:line="276" w:lineRule="auto"/>
              <w:jc w:val="left"/>
              <w:rPr>
                <w:i/>
                <w:iCs/>
              </w:rPr>
              <w:pPrChange w:id="332" w:author="Christian Madsen" w:date="2022-07-15T21:19:00Z">
                <w:pPr>
                  <w:spacing w:line="276" w:lineRule="auto"/>
                  <w:jc w:val="center"/>
                </w:pPr>
              </w:pPrChange>
            </w:pPr>
            <w:r w:rsidRPr="00EF5B33">
              <w:rPr>
                <w:i/>
                <w:iCs/>
              </w:rPr>
              <w:t>Polygonum Tinctorium</w:t>
            </w:r>
          </w:p>
        </w:tc>
        <w:tc>
          <w:tcPr>
            <w:tcW w:w="0" w:type="auto"/>
            <w:noWrap/>
            <w:hideMark/>
          </w:tcPr>
          <w:p w14:paraId="37C5A5D9" w14:textId="77777777" w:rsidR="00013C75" w:rsidRPr="00F4740B" w:rsidRDefault="00013C75">
            <w:pPr>
              <w:spacing w:line="276" w:lineRule="auto"/>
              <w:jc w:val="left"/>
              <w:rPr>
                <w:rFonts w:ascii="Operator Mono SSm Lig Book" w:hAnsi="Operator Mono SSm Lig Book"/>
                <w:sz w:val="16"/>
                <w:szCs w:val="15"/>
                <w:rPrChange w:id="333" w:author="Christian Madsen" w:date="2022-07-15T18:43:00Z">
                  <w:rPr/>
                </w:rPrChange>
              </w:rPr>
              <w:pPrChange w:id="334" w:author="Christian Madsen" w:date="2022-07-15T21:19:00Z">
                <w:pPr>
                  <w:spacing w:line="276" w:lineRule="auto"/>
                  <w:jc w:val="center"/>
                </w:pPr>
              </w:pPrChange>
            </w:pPr>
            <w:r w:rsidRPr="00F4740B">
              <w:rPr>
                <w:rFonts w:ascii="Operator Mono SSm Lig Book" w:hAnsi="Operator Mono SSm Lig Book"/>
                <w:sz w:val="16"/>
                <w:szCs w:val="15"/>
                <w:rPrChange w:id="335" w:author="Christian Madsen" w:date="2022-07-15T18:43:00Z">
                  <w:rPr/>
                </w:rPrChange>
              </w:rPr>
              <w:t>A0A2R2JFJ4</w:t>
            </w:r>
          </w:p>
        </w:tc>
        <w:tc>
          <w:tcPr>
            <w:tcW w:w="1963" w:type="dxa"/>
            <w:noWrap/>
            <w:hideMark/>
          </w:tcPr>
          <w:p w14:paraId="34784E79" w14:textId="77777777" w:rsidR="00013C75" w:rsidRPr="00EF5B33" w:rsidRDefault="00013C75">
            <w:pPr>
              <w:spacing w:line="276" w:lineRule="auto"/>
              <w:jc w:val="right"/>
              <w:pPrChange w:id="336" w:author="Christian Madsen" w:date="2022-07-15T21:19:00Z">
                <w:pPr>
                  <w:spacing w:line="276" w:lineRule="auto"/>
                  <w:jc w:val="center"/>
                </w:pPr>
              </w:pPrChange>
            </w:pPr>
            <w:r w:rsidRPr="00EF5B33">
              <w:t>49.3±0.2</w:t>
            </w:r>
          </w:p>
        </w:tc>
      </w:tr>
      <w:tr w:rsidR="00013C75" w:rsidRPr="00EF5B33" w14:paraId="4F5E8D92" w14:textId="77777777" w:rsidTr="009E4A54">
        <w:trPr>
          <w:trHeight w:hRule="exact" w:val="432"/>
          <w:jc w:val="center"/>
        </w:trPr>
        <w:tc>
          <w:tcPr>
            <w:tcW w:w="0" w:type="auto"/>
            <w:hideMark/>
          </w:tcPr>
          <w:p w14:paraId="440A78AC" w14:textId="77777777" w:rsidR="00013C75" w:rsidRPr="00F4740B" w:rsidRDefault="00013C75">
            <w:pPr>
              <w:spacing w:line="276" w:lineRule="auto"/>
              <w:jc w:val="left"/>
              <w:rPr>
                <w:rFonts w:ascii="Operator Mono SSm Lig Book" w:hAnsi="Operator Mono SSm Lig Book"/>
                <w:sz w:val="16"/>
                <w:szCs w:val="15"/>
                <w:rPrChange w:id="337" w:author="Christian Madsen" w:date="2022-07-15T18:44:00Z">
                  <w:rPr/>
                </w:rPrChange>
              </w:rPr>
              <w:pPrChange w:id="338" w:author="Christian Madsen" w:date="2022-07-15T21:19:00Z">
                <w:pPr>
                  <w:spacing w:line="276" w:lineRule="auto"/>
                  <w:jc w:val="center"/>
                </w:pPr>
              </w:pPrChange>
            </w:pPr>
            <w:r w:rsidRPr="00F4740B">
              <w:rPr>
                <w:rFonts w:ascii="Operator Mono SSm Lig Book" w:hAnsi="Operator Mono SSm Lig Book"/>
                <w:i/>
                <w:iCs/>
                <w:sz w:val="16"/>
                <w:szCs w:val="15"/>
                <w:rPrChange w:id="339" w:author="Christian Madsen" w:date="2022-07-15T18:44:00Z">
                  <w:rPr>
                    <w:i/>
                    <w:iCs/>
                  </w:rPr>
                </w:rPrChange>
              </w:rPr>
              <w:t>At</w:t>
            </w:r>
            <w:r w:rsidRPr="00F4740B">
              <w:rPr>
                <w:rFonts w:ascii="Operator Mono SSm Lig Book" w:hAnsi="Operator Mono SSm Lig Book"/>
                <w:sz w:val="16"/>
                <w:szCs w:val="15"/>
                <w:rPrChange w:id="340" w:author="Christian Madsen" w:date="2022-07-15T18:44:00Z">
                  <w:rPr/>
                </w:rPrChange>
              </w:rPr>
              <w:t>_UGT72E2</w:t>
            </w:r>
          </w:p>
        </w:tc>
        <w:tc>
          <w:tcPr>
            <w:tcW w:w="0" w:type="auto"/>
            <w:hideMark/>
          </w:tcPr>
          <w:p w14:paraId="60C426B7" w14:textId="77777777" w:rsidR="00013C75" w:rsidRPr="00EF5B33" w:rsidRDefault="00013C75">
            <w:pPr>
              <w:spacing w:line="276" w:lineRule="auto"/>
              <w:jc w:val="left"/>
              <w:rPr>
                <w:i/>
                <w:iCs/>
              </w:rPr>
              <w:pPrChange w:id="341" w:author="Christian Madsen" w:date="2022-07-15T21:19:00Z">
                <w:pPr>
                  <w:spacing w:line="276" w:lineRule="auto"/>
                  <w:jc w:val="center"/>
                </w:pPr>
              </w:pPrChange>
            </w:pPr>
            <w:r w:rsidRPr="00EF5B33">
              <w:rPr>
                <w:i/>
                <w:iCs/>
              </w:rPr>
              <w:t>A. thaliana</w:t>
            </w:r>
          </w:p>
        </w:tc>
        <w:tc>
          <w:tcPr>
            <w:tcW w:w="0" w:type="auto"/>
            <w:noWrap/>
            <w:hideMark/>
          </w:tcPr>
          <w:p w14:paraId="600E1837" w14:textId="77777777" w:rsidR="00013C75" w:rsidRPr="00F4740B" w:rsidRDefault="00013C75">
            <w:pPr>
              <w:spacing w:line="276" w:lineRule="auto"/>
              <w:jc w:val="left"/>
              <w:rPr>
                <w:rFonts w:ascii="Operator Mono SSm Lig Book" w:hAnsi="Operator Mono SSm Lig Book"/>
                <w:sz w:val="16"/>
                <w:szCs w:val="15"/>
                <w:rPrChange w:id="342" w:author="Christian Madsen" w:date="2022-07-15T18:43:00Z">
                  <w:rPr/>
                </w:rPrChange>
              </w:rPr>
              <w:pPrChange w:id="343" w:author="Christian Madsen" w:date="2022-07-15T21:19:00Z">
                <w:pPr>
                  <w:spacing w:line="276" w:lineRule="auto"/>
                  <w:jc w:val="center"/>
                </w:pPr>
              </w:pPrChange>
            </w:pPr>
            <w:r w:rsidRPr="00F4740B">
              <w:rPr>
                <w:rFonts w:ascii="Operator Mono SSm Lig Book" w:hAnsi="Operator Mono SSm Lig Book"/>
                <w:sz w:val="16"/>
                <w:szCs w:val="15"/>
                <w:rPrChange w:id="344" w:author="Christian Madsen" w:date="2022-07-15T18:43:00Z">
                  <w:rPr/>
                </w:rPrChange>
              </w:rPr>
              <w:t>Q9LVR1</w:t>
            </w:r>
          </w:p>
        </w:tc>
        <w:tc>
          <w:tcPr>
            <w:tcW w:w="1963" w:type="dxa"/>
            <w:noWrap/>
            <w:hideMark/>
          </w:tcPr>
          <w:p w14:paraId="17C3D8BD" w14:textId="77777777" w:rsidR="00013C75" w:rsidRPr="00EF5B33" w:rsidRDefault="00013C75">
            <w:pPr>
              <w:spacing w:line="276" w:lineRule="auto"/>
              <w:jc w:val="right"/>
              <w:pPrChange w:id="345" w:author="Christian Madsen" w:date="2022-07-15T21:19:00Z">
                <w:pPr>
                  <w:spacing w:line="276" w:lineRule="auto"/>
                  <w:jc w:val="center"/>
                </w:pPr>
              </w:pPrChange>
            </w:pPr>
            <w:r w:rsidRPr="00EF5B33">
              <w:t>NA</w:t>
            </w:r>
          </w:p>
        </w:tc>
      </w:tr>
      <w:tr w:rsidR="00013C75" w:rsidRPr="00EF5B33" w14:paraId="0BD58FF9" w14:textId="77777777" w:rsidTr="009E4A54">
        <w:trPr>
          <w:trHeight w:hRule="exact" w:val="432"/>
          <w:jc w:val="center"/>
        </w:trPr>
        <w:tc>
          <w:tcPr>
            <w:tcW w:w="0" w:type="auto"/>
            <w:hideMark/>
          </w:tcPr>
          <w:p w14:paraId="7969FBBE" w14:textId="77777777" w:rsidR="00013C75" w:rsidRPr="00F4740B" w:rsidRDefault="00013C75">
            <w:pPr>
              <w:spacing w:line="276" w:lineRule="auto"/>
              <w:jc w:val="left"/>
              <w:rPr>
                <w:rFonts w:ascii="Operator Mono SSm Lig Book" w:hAnsi="Operator Mono SSm Lig Book"/>
                <w:sz w:val="16"/>
                <w:szCs w:val="15"/>
                <w:rPrChange w:id="346" w:author="Christian Madsen" w:date="2022-07-15T18:44:00Z">
                  <w:rPr/>
                </w:rPrChange>
              </w:rPr>
              <w:pPrChange w:id="347" w:author="Christian Madsen" w:date="2022-07-15T21:19:00Z">
                <w:pPr>
                  <w:spacing w:line="276" w:lineRule="auto"/>
                  <w:jc w:val="center"/>
                </w:pPr>
              </w:pPrChange>
            </w:pPr>
            <w:r w:rsidRPr="00F4740B">
              <w:rPr>
                <w:rFonts w:ascii="Operator Mono SSm Lig Book" w:hAnsi="Operator Mono SSm Lig Book"/>
                <w:i/>
                <w:iCs/>
                <w:sz w:val="16"/>
                <w:szCs w:val="15"/>
                <w:rPrChange w:id="348" w:author="Christian Madsen" w:date="2022-07-15T18:44:00Z">
                  <w:rPr>
                    <w:i/>
                    <w:iCs/>
                  </w:rPr>
                </w:rPrChange>
              </w:rPr>
              <w:t>Mt</w:t>
            </w:r>
            <w:r w:rsidRPr="00F4740B">
              <w:rPr>
                <w:rFonts w:ascii="Operator Mono SSm Lig Book" w:hAnsi="Operator Mono SSm Lig Book"/>
                <w:sz w:val="16"/>
                <w:szCs w:val="15"/>
                <w:rPrChange w:id="349" w:author="Christian Madsen" w:date="2022-07-15T18:44:00Z">
                  <w:rPr/>
                </w:rPrChange>
              </w:rPr>
              <w:t>_UGT78G1</w:t>
            </w:r>
          </w:p>
        </w:tc>
        <w:tc>
          <w:tcPr>
            <w:tcW w:w="0" w:type="auto"/>
            <w:hideMark/>
          </w:tcPr>
          <w:p w14:paraId="71EBA2D4" w14:textId="77777777" w:rsidR="00013C75" w:rsidRPr="00EF5B33" w:rsidRDefault="00013C75">
            <w:pPr>
              <w:spacing w:line="276" w:lineRule="auto"/>
              <w:jc w:val="left"/>
              <w:rPr>
                <w:i/>
                <w:iCs/>
              </w:rPr>
              <w:pPrChange w:id="350" w:author="Christian Madsen" w:date="2022-07-15T21:19:00Z">
                <w:pPr>
                  <w:spacing w:line="276" w:lineRule="auto"/>
                  <w:jc w:val="center"/>
                </w:pPr>
              </w:pPrChange>
            </w:pPr>
            <w:r w:rsidRPr="00EF5B33">
              <w:rPr>
                <w:i/>
                <w:iCs/>
              </w:rPr>
              <w:t>Medicago truncatula</w:t>
            </w:r>
          </w:p>
        </w:tc>
        <w:tc>
          <w:tcPr>
            <w:tcW w:w="0" w:type="auto"/>
            <w:noWrap/>
            <w:hideMark/>
          </w:tcPr>
          <w:p w14:paraId="77D29420" w14:textId="77777777" w:rsidR="00013C75" w:rsidRPr="00F4740B" w:rsidRDefault="00013C75">
            <w:pPr>
              <w:spacing w:line="276" w:lineRule="auto"/>
              <w:jc w:val="left"/>
              <w:rPr>
                <w:rFonts w:ascii="Operator Mono SSm Lig Book" w:hAnsi="Operator Mono SSm Lig Book"/>
                <w:sz w:val="16"/>
                <w:szCs w:val="15"/>
                <w:rPrChange w:id="351" w:author="Christian Madsen" w:date="2022-07-15T18:43:00Z">
                  <w:rPr/>
                </w:rPrChange>
              </w:rPr>
              <w:pPrChange w:id="352" w:author="Christian Madsen" w:date="2022-07-15T21:19:00Z">
                <w:pPr>
                  <w:spacing w:line="276" w:lineRule="auto"/>
                  <w:jc w:val="center"/>
                </w:pPr>
              </w:pPrChange>
            </w:pPr>
            <w:r w:rsidRPr="00F4740B">
              <w:rPr>
                <w:rFonts w:ascii="Operator Mono SSm Lig Book" w:hAnsi="Operator Mono SSm Lig Book"/>
                <w:sz w:val="16"/>
                <w:szCs w:val="15"/>
                <w:rPrChange w:id="353" w:author="Christian Madsen" w:date="2022-07-15T18:43:00Z">
                  <w:rPr/>
                </w:rPrChange>
              </w:rPr>
              <w:t>A6XNC6</w:t>
            </w:r>
          </w:p>
        </w:tc>
        <w:tc>
          <w:tcPr>
            <w:tcW w:w="1963" w:type="dxa"/>
            <w:noWrap/>
            <w:hideMark/>
          </w:tcPr>
          <w:p w14:paraId="64898C3B" w14:textId="77777777" w:rsidR="00013C75" w:rsidRPr="00EF5B33" w:rsidRDefault="00013C75">
            <w:pPr>
              <w:spacing w:line="276" w:lineRule="auto"/>
              <w:jc w:val="right"/>
              <w:pPrChange w:id="354" w:author="Christian Madsen" w:date="2022-07-15T21:19:00Z">
                <w:pPr>
                  <w:spacing w:line="276" w:lineRule="auto"/>
                  <w:jc w:val="center"/>
                </w:pPr>
              </w:pPrChange>
            </w:pPr>
            <w:r w:rsidRPr="00EF5B33">
              <w:t>NA</w:t>
            </w:r>
          </w:p>
        </w:tc>
      </w:tr>
    </w:tbl>
    <w:p w14:paraId="1B010373" w14:textId="77777777" w:rsidR="00013C75" w:rsidRPr="00EF5B33" w:rsidRDefault="00013C75" w:rsidP="004765CC">
      <w:pPr>
        <w:spacing w:line="276" w:lineRule="auto"/>
        <w:rPr>
          <w:szCs w:val="24"/>
          <w:u w:val="single"/>
        </w:rPr>
      </w:pPr>
    </w:p>
    <w:p w14:paraId="10EE0AE7" w14:textId="77777777" w:rsidR="00013C75" w:rsidRPr="00EF5B33" w:rsidRDefault="00013C75" w:rsidP="004765CC">
      <w:pPr>
        <w:pStyle w:val="Heading2"/>
        <w:numPr>
          <w:ilvl w:val="0"/>
          <w:numId w:val="0"/>
        </w:numPr>
        <w:spacing w:line="276" w:lineRule="auto"/>
        <w:ind w:left="567" w:hanging="567"/>
      </w:pPr>
    </w:p>
    <w:p w14:paraId="424A4B65" w14:textId="62E24717" w:rsidR="00013C75" w:rsidRPr="00EF5B33" w:rsidRDefault="00013C75" w:rsidP="004765CC">
      <w:pPr>
        <w:pStyle w:val="SNSynopsisTOC"/>
        <w:spacing w:after="240" w:line="276" w:lineRule="auto"/>
        <w:jc w:val="left"/>
        <w:rPr>
          <w:szCs w:val="24"/>
          <w:lang w:eastAsia="en-GB"/>
        </w:rPr>
      </w:pPr>
      <w:r w:rsidRPr="00257201">
        <w:rPr>
          <w:rFonts w:ascii="CMU Serif Roman" w:eastAsia="Cambria" w:hAnsi="CMU Serif Roman" w:cs="CMU Serif Roman"/>
          <w:b/>
          <w:szCs w:val="24"/>
          <w:rPrChange w:id="355" w:author="Christian Madsen" w:date="2022-07-15T19:07:00Z">
            <w:rPr>
              <w:rFonts w:ascii="Times New Roman" w:eastAsia="Cambria" w:hAnsi="Times New Roman"/>
              <w:b/>
              <w:szCs w:val="24"/>
            </w:rPr>
          </w:rPrChange>
        </w:rPr>
        <w:t>Supplementary Tabl</w:t>
      </w:r>
      <w:commentRangeStart w:id="356"/>
      <w:r w:rsidRPr="00257201">
        <w:rPr>
          <w:rFonts w:ascii="CMU Serif Roman" w:eastAsia="Cambria" w:hAnsi="CMU Serif Roman" w:cs="CMU Serif Roman"/>
          <w:b/>
          <w:szCs w:val="24"/>
          <w:rPrChange w:id="357" w:author="Christian Madsen" w:date="2022-07-15T19:07:00Z">
            <w:rPr>
              <w:rFonts w:ascii="Times New Roman" w:eastAsia="Cambria" w:hAnsi="Times New Roman"/>
              <w:b/>
              <w:szCs w:val="24"/>
            </w:rPr>
          </w:rPrChange>
        </w:rPr>
        <w:t xml:space="preserve">e 2. </w:t>
      </w:r>
      <w:r w:rsidR="00E27EB2" w:rsidRPr="00257201">
        <w:rPr>
          <w:rFonts w:ascii="CMU Serif Roman" w:eastAsia="Cambria" w:hAnsi="CMU Serif Roman" w:cs="CMU Serif Roman"/>
          <w:b/>
          <w:szCs w:val="24"/>
          <w:rPrChange w:id="358" w:author="Christian Madsen" w:date="2022-07-15T19:07:00Z">
            <w:rPr>
              <w:rFonts w:ascii="Times New Roman" w:eastAsia="Cambria" w:hAnsi="Times New Roman"/>
              <w:b/>
              <w:szCs w:val="24"/>
            </w:rPr>
          </w:rPrChange>
        </w:rPr>
        <w:t xml:space="preserve">Enzyme:acceptor pair generated and </w:t>
      </w:r>
      <w:r w:rsidRPr="00257201">
        <w:rPr>
          <w:rFonts w:ascii="CMU Serif Roman" w:eastAsia="Cambria" w:hAnsi="CMU Serif Roman" w:cs="CMU Serif Roman"/>
          <w:b/>
          <w:szCs w:val="24"/>
          <w:rPrChange w:id="359" w:author="Christian Madsen" w:date="2022-07-15T19:07:00Z">
            <w:rPr>
              <w:rFonts w:ascii="Times New Roman" w:eastAsia="Cambria" w:hAnsi="Times New Roman"/>
              <w:b/>
              <w:szCs w:val="24"/>
            </w:rPr>
          </w:rPrChange>
        </w:rPr>
        <w:t>used in the</w:t>
      </w:r>
      <w:r w:rsidR="00E27EB2" w:rsidRPr="00257201">
        <w:rPr>
          <w:rFonts w:ascii="CMU Serif Roman" w:eastAsia="Cambria" w:hAnsi="CMU Serif Roman" w:cs="CMU Serif Roman"/>
          <w:b/>
          <w:szCs w:val="24"/>
          <w:rPrChange w:id="360" w:author="Christian Madsen" w:date="2022-07-15T19:07:00Z">
            <w:rPr>
              <w:rFonts w:ascii="Times New Roman" w:eastAsia="Cambria" w:hAnsi="Times New Roman"/>
              <w:b/>
              <w:szCs w:val="24"/>
            </w:rPr>
          </w:rPrChange>
        </w:rPr>
        <w:t xml:space="preserve"> training</w:t>
      </w:r>
      <w:r w:rsidRPr="00257201">
        <w:rPr>
          <w:rFonts w:ascii="CMU Serif Roman" w:eastAsia="Cambria" w:hAnsi="CMU Serif Roman" w:cs="CMU Serif Roman"/>
          <w:b/>
          <w:szCs w:val="24"/>
          <w:rPrChange w:id="361" w:author="Christian Madsen" w:date="2022-07-15T19:07:00Z">
            <w:rPr>
              <w:rFonts w:ascii="Times New Roman" w:eastAsia="Cambria" w:hAnsi="Times New Roman"/>
              <w:b/>
              <w:szCs w:val="24"/>
            </w:rPr>
          </w:rPrChange>
        </w:rPr>
        <w:t xml:space="preserve"> dataset.</w:t>
      </w:r>
      <w:r w:rsidRPr="00257201">
        <w:rPr>
          <w:rFonts w:ascii="CMU Serif Roman" w:hAnsi="CMU Serif Roman" w:cs="CMU Serif Roman"/>
          <w:szCs w:val="24"/>
          <w:lang w:eastAsia="en-GB"/>
          <w:rPrChange w:id="362" w:author="Christian Madsen" w:date="2022-07-15T19:07:00Z">
            <w:rPr>
              <w:szCs w:val="24"/>
              <w:lang w:eastAsia="en-GB"/>
            </w:rPr>
          </w:rPrChange>
        </w:rPr>
        <w:t xml:space="preserve"> </w:t>
      </w:r>
      <w:commentRangeEnd w:id="356"/>
      <w:r w:rsidRPr="00EF5B33">
        <w:rPr>
          <w:szCs w:val="24"/>
          <w:lang w:eastAsia="en-GB"/>
        </w:rPr>
        <w:commentReference w:id="356"/>
      </w:r>
      <w:r w:rsidRPr="00EF5B33">
        <w:rPr>
          <w:noProof/>
        </w:rPr>
        <w:drawing>
          <wp:inline distT="0" distB="0" distL="0" distR="0" wp14:anchorId="207A15EE" wp14:editId="64600D6F">
            <wp:extent cx="5943600" cy="277357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73576"/>
                    </a:xfrm>
                    <a:prstGeom prst="rect">
                      <a:avLst/>
                    </a:prstGeom>
                    <a:noFill/>
                    <a:ln>
                      <a:noFill/>
                    </a:ln>
                  </pic:spPr>
                </pic:pic>
              </a:graphicData>
            </a:graphic>
          </wp:inline>
        </w:drawing>
      </w:r>
    </w:p>
    <w:p w14:paraId="1DCE328C" w14:textId="5C07B4D0" w:rsidR="00E27EB2" w:rsidRPr="00EF5B33" w:rsidRDefault="00E27EB2" w:rsidP="004765CC">
      <w:pPr>
        <w:pStyle w:val="SNSynopsisTOC"/>
        <w:spacing w:after="240" w:line="276" w:lineRule="auto"/>
        <w:jc w:val="left"/>
        <w:rPr>
          <w:szCs w:val="24"/>
          <w:lang w:eastAsia="en-GB"/>
        </w:rPr>
      </w:pPr>
    </w:p>
    <w:p w14:paraId="59B67BFD" w14:textId="7A17E741" w:rsidR="00E27EB2" w:rsidRPr="00EF5B33" w:rsidRDefault="00E27EB2" w:rsidP="004765CC">
      <w:pPr>
        <w:pStyle w:val="SNSynopsisTOC"/>
        <w:spacing w:line="276" w:lineRule="auto"/>
      </w:pPr>
      <w:r w:rsidRPr="00EF5B33">
        <w:rPr>
          <w:b/>
        </w:rPr>
        <w:lastRenderedPageBreak/>
        <w:t>Supplementary Tabl</w:t>
      </w:r>
      <w:commentRangeStart w:id="363"/>
      <w:r w:rsidRPr="00EF5B33">
        <w:rPr>
          <w:b/>
        </w:rPr>
        <w:t>e 3. Enzyme:acceptor pair generated and used to evaluate the predictors.</w:t>
      </w:r>
      <w:r w:rsidRPr="00EF5B33">
        <w:t xml:space="preserve"> </w:t>
      </w:r>
      <w:commentRangeEnd w:id="363"/>
      <w:r w:rsidRPr="00EF5B33">
        <w:commentReference w:id="363"/>
      </w:r>
      <w:r w:rsidRPr="00EF5B33">
        <w:rPr>
          <w:noProof/>
        </w:rPr>
        <w:drawing>
          <wp:inline distT="0" distB="0" distL="0" distR="0" wp14:anchorId="48BF7BAA" wp14:editId="74F81207">
            <wp:extent cx="5943600" cy="277357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73576"/>
                    </a:xfrm>
                    <a:prstGeom prst="rect">
                      <a:avLst/>
                    </a:prstGeom>
                    <a:noFill/>
                    <a:ln>
                      <a:noFill/>
                    </a:ln>
                  </pic:spPr>
                </pic:pic>
              </a:graphicData>
            </a:graphic>
          </wp:inline>
        </w:drawing>
      </w:r>
    </w:p>
    <w:p w14:paraId="2EB0679B" w14:textId="77777777" w:rsidR="00E27EB2" w:rsidRPr="00EF5B33" w:rsidRDefault="00E27EB2" w:rsidP="004765CC">
      <w:pPr>
        <w:pStyle w:val="SNSynopsisTOC"/>
        <w:spacing w:after="240" w:line="276" w:lineRule="auto"/>
        <w:jc w:val="left"/>
      </w:pPr>
    </w:p>
    <w:p w14:paraId="65BBBC24" w14:textId="55B4C143" w:rsidR="006261BE" w:rsidRPr="00EF5B33" w:rsidRDefault="006261BE" w:rsidP="004765CC">
      <w:pPr>
        <w:pStyle w:val="SNSynopsisTOC"/>
        <w:spacing w:after="240" w:line="276" w:lineRule="auto"/>
        <w:jc w:val="left"/>
      </w:pPr>
      <w:r w:rsidRPr="00EF5B33">
        <w:t>Supp</w:t>
      </w:r>
      <w:r w:rsidR="00D950C7" w:rsidRPr="00EF5B33">
        <w:t>lementary Table: Chemical features</w:t>
      </w:r>
    </w:p>
    <w:p w14:paraId="15996865" w14:textId="5187AF5A" w:rsidR="00D950C7" w:rsidRPr="00EF5B33" w:rsidRDefault="006F7EF3" w:rsidP="004765CC">
      <w:pPr>
        <w:pStyle w:val="SNSynopsisTOC"/>
        <w:spacing w:after="240" w:line="276" w:lineRule="auto"/>
        <w:jc w:val="left"/>
      </w:pPr>
      <w:r w:rsidRPr="00EF5B33">
        <w:t>// in github GT/writing/</w:t>
      </w:r>
      <w:r w:rsidR="004C16FC" w:rsidRPr="00EF5B33">
        <w:t>SupplTable_chemFeatures.tsv</w:t>
      </w:r>
    </w:p>
    <w:p w14:paraId="6B1C1BA7" w14:textId="77777777" w:rsidR="00A0785F" w:rsidRPr="00EF5B33" w:rsidRDefault="00A0785F" w:rsidP="004765CC">
      <w:pPr>
        <w:pStyle w:val="SNSynopsisTOC"/>
        <w:spacing w:after="240" w:line="276" w:lineRule="auto"/>
        <w:jc w:val="left"/>
      </w:pPr>
    </w:p>
    <w:p w14:paraId="16BDED8F" w14:textId="77777777" w:rsidR="00A0785F" w:rsidRPr="00EF5B33" w:rsidRDefault="00A0785F" w:rsidP="004765CC">
      <w:pPr>
        <w:pStyle w:val="SNSynopsisTOC"/>
        <w:spacing w:after="240" w:line="276" w:lineRule="auto"/>
        <w:jc w:val="left"/>
      </w:pPr>
    </w:p>
    <w:p w14:paraId="6D72D9EA" w14:textId="5F07080F" w:rsidR="00A0785F" w:rsidRPr="00EF5B33" w:rsidRDefault="00A0785F" w:rsidP="004765CC">
      <w:pPr>
        <w:pStyle w:val="SNSynopsisTOC"/>
        <w:spacing w:after="240" w:line="276" w:lineRule="auto"/>
        <w:jc w:val="left"/>
      </w:pPr>
      <w:r w:rsidRPr="00EF5B33">
        <w:t>Supplementary figure: Reactivity rate classification</w:t>
      </w:r>
    </w:p>
    <w:p w14:paraId="610FC440" w14:textId="77777777" w:rsidR="00A36149" w:rsidRPr="00EF5B33" w:rsidRDefault="00A36149" w:rsidP="004765CC">
      <w:pPr>
        <w:pStyle w:val="SNSynopsisTOC"/>
        <w:spacing w:after="240" w:line="276" w:lineRule="auto"/>
        <w:jc w:val="left"/>
      </w:pPr>
      <w:r w:rsidRPr="00EF5B33">
        <w:rPr>
          <w:noProof/>
        </w:rPr>
        <w:lastRenderedPageBreak/>
        <w:drawing>
          <wp:inline distT="0" distB="0" distL="0" distR="0" wp14:anchorId="01C1B072" wp14:editId="0CCEB58A">
            <wp:extent cx="5684254" cy="5684254"/>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684254" cy="5684254"/>
                    </a:xfrm>
                    <a:prstGeom prst="rect">
                      <a:avLst/>
                    </a:prstGeom>
                  </pic:spPr>
                </pic:pic>
              </a:graphicData>
            </a:graphic>
          </wp:inline>
        </w:drawing>
      </w:r>
    </w:p>
    <w:p w14:paraId="5FCB2235" w14:textId="2C27C264" w:rsidR="00A36149" w:rsidRDefault="00517D3A" w:rsidP="004765CC">
      <w:pPr>
        <w:pStyle w:val="SNSynopsisTOC"/>
        <w:spacing w:after="240" w:line="276" w:lineRule="auto"/>
        <w:jc w:val="left"/>
        <w:rPr>
          <w:ins w:id="364" w:author="David Tezé" w:date="2022-07-08T12:43:00Z"/>
        </w:rPr>
      </w:pPr>
      <w:ins w:id="365" w:author="David Tezé" w:date="2022-07-08T12:43:00Z">
        <w:r>
          <w:t>M&amp;M</w:t>
        </w:r>
      </w:ins>
    </w:p>
    <w:p w14:paraId="0C593665" w14:textId="350E4747" w:rsidR="00517D3A" w:rsidRDefault="00517D3A" w:rsidP="004765CC">
      <w:pPr>
        <w:pStyle w:val="SNSynopsisTOC"/>
        <w:spacing w:after="240" w:line="276" w:lineRule="auto"/>
        <w:jc w:val="left"/>
        <w:rPr>
          <w:ins w:id="366" w:author="David Tezé" w:date="2022-07-08T12:48:00Z"/>
        </w:rPr>
      </w:pPr>
      <w:ins w:id="367" w:author="David Tezé" w:date="2022-07-08T12:43:00Z">
        <w:r>
          <w:t xml:space="preserve">Second dataset generation. </w:t>
        </w:r>
      </w:ins>
    </w:p>
    <w:p w14:paraId="35710097" w14:textId="2A26DA0A" w:rsidR="005E4473" w:rsidRDefault="005E4473" w:rsidP="004765CC">
      <w:pPr>
        <w:pStyle w:val="SNSynopsisTOC"/>
        <w:spacing w:after="240" w:line="276" w:lineRule="auto"/>
        <w:jc w:val="left"/>
        <w:rPr>
          <w:ins w:id="368" w:author="David Tezé" w:date="2022-07-08T12:50:00Z"/>
        </w:rPr>
      </w:pPr>
      <w:ins w:id="369" w:author="David Tezé" w:date="2022-07-08T12:48:00Z">
        <w:r>
          <w:t xml:space="preserve">From a </w:t>
        </w:r>
        <w:r w:rsidRPr="005E4473">
          <w:t>polyphenolic natural compound library (Target Molecule, U.S., 250 µL at 10 mM</w:t>
        </w:r>
        <w:r>
          <w:t xml:space="preserve"> in DMSO-d6</w:t>
        </w:r>
        <w:r w:rsidRPr="005E4473">
          <w:t>)</w:t>
        </w:r>
        <w:r>
          <w:t xml:space="preserve">, 47 acceptors </w:t>
        </w:r>
        <w:r w:rsidRPr="005E4473">
          <w:t>with molecular weights 200</w:t>
        </w:r>
      </w:ins>
      <w:ins w:id="370" w:author="David Tezé" w:date="2022-07-08T12:49:00Z">
        <w:r>
          <w:t>–</w:t>
        </w:r>
      </w:ins>
      <w:ins w:id="371" w:author="David Tezé" w:date="2022-07-08T12:48:00Z">
        <w:r w:rsidRPr="005E4473">
          <w:t>400 kDa</w:t>
        </w:r>
      </w:ins>
      <w:ins w:id="372" w:author="David Tezé" w:date="2022-07-08T12:49:00Z">
        <w:r>
          <w:t xml:space="preserve"> were selected.</w:t>
        </w:r>
        <w:r w:rsidRPr="005E4473">
          <w:t xml:space="preserve"> </w:t>
        </w:r>
      </w:ins>
      <w:ins w:id="373" w:author="David Tezé" w:date="2022-07-08T12:50:00Z">
        <w:r w:rsidR="00942754">
          <w:t xml:space="preserve">Reactions were performed without stirring, </w:t>
        </w:r>
        <w:del w:id="374" w:author="David Tezé" w:date="2022-07-08T12:53:00Z">
          <w:r w:rsidR="00942754" w:rsidRPr="006B70D9" w:rsidDel="00942754">
            <w:delText xml:space="preserve"> </w:delText>
          </w:r>
        </w:del>
        <w:r w:rsidR="00942754" w:rsidRPr="006B70D9">
          <w:t>in presence of 50 µM acceptor</w:t>
        </w:r>
        <w:r w:rsidR="00942754">
          <w:t>,</w:t>
        </w:r>
        <w:r w:rsidR="00942754" w:rsidRPr="006B70D9">
          <w:t xml:space="preserve"> 60 µM UDP-Glc, and 20 µg/mL enzyme, during OVN reaction at 293 K in </w:t>
        </w:r>
      </w:ins>
      <w:ins w:id="375" w:author="David Tezé" w:date="2022-07-08T12:51:00Z">
        <w:r w:rsidR="00942754">
          <w:t xml:space="preserve">100 μL </w:t>
        </w:r>
      </w:ins>
      <w:ins w:id="376" w:author="David Tezé" w:date="2022-07-08T12:50:00Z">
        <w:r w:rsidR="00942754" w:rsidRPr="006B70D9">
          <w:t xml:space="preserve">HEPES </w:t>
        </w:r>
        <w:r w:rsidR="00942754">
          <w:t xml:space="preserve">25 mM NaCl </w:t>
        </w:r>
        <w:r w:rsidR="00942754" w:rsidRPr="006B70D9">
          <w:t>50 mM pH7.</w:t>
        </w:r>
      </w:ins>
      <w:ins w:id="377" w:author="David Tezé" w:date="2022-07-08T12:51:00Z">
        <w:r w:rsidR="00942754">
          <w:t xml:space="preserve"> Reactions are then diluted by the addition of 14</w:t>
        </w:r>
      </w:ins>
      <w:ins w:id="378" w:author="David Tezé" w:date="2022-07-08T12:52:00Z">
        <w:r w:rsidR="00942754" w:rsidRPr="00942754">
          <w:t>0 μL</w:t>
        </w:r>
        <w:r w:rsidR="00942754">
          <w:t xml:space="preserve"> of milliQ </w:t>
        </w:r>
      </w:ins>
      <w:ins w:id="379" w:author="David Tezé" w:date="2022-07-08T12:55:00Z">
        <w:r w:rsidR="00942754">
          <w:t>H</w:t>
        </w:r>
        <w:r w:rsidR="00942754" w:rsidRPr="00942754">
          <w:rPr>
            <w:vertAlign w:val="subscript"/>
            <w:rPrChange w:id="380" w:author="David Tezé" w:date="2022-07-08T12:55:00Z">
              <w:rPr/>
            </w:rPrChange>
          </w:rPr>
          <w:t>2</w:t>
        </w:r>
      </w:ins>
      <w:ins w:id="381" w:author="David Tezé" w:date="2022-07-08T12:52:00Z">
        <w:r w:rsidR="00942754">
          <w:t>O, and</w:t>
        </w:r>
      </w:ins>
      <w:ins w:id="382" w:author="David Tezé" w:date="2022-07-08T12:51:00Z">
        <w:r w:rsidR="00942754">
          <w:t xml:space="preserve"> </w:t>
        </w:r>
      </w:ins>
      <w:ins w:id="383" w:author="David Tezé" w:date="2022-07-08T12:50:00Z">
        <w:del w:id="384" w:author="David Tezé" w:date="2022-07-08T12:52:00Z">
          <w:r w:rsidR="00942754" w:rsidRPr="006B70D9" w:rsidDel="00942754">
            <w:delText xml:space="preserve"> </w:delText>
          </w:r>
        </w:del>
      </w:ins>
      <w:ins w:id="385" w:author="David Tezé" w:date="2022-07-08T12:52:00Z">
        <w:r w:rsidR="00942754" w:rsidRPr="005E4473">
          <w:t xml:space="preserve"> analyzed trough reversed-phase chromatography with an Ultra-High-Performance Liquid Chromatograph (UHPLC) Dionex UltiMate 3000 (Thermo Fisher Scientific</w:t>
        </w:r>
        <w:r w:rsidR="00942754">
          <w:t>, USA).</w:t>
        </w:r>
      </w:ins>
      <w:ins w:id="386" w:author="David Tezé" w:date="2022-07-08T12:54:00Z">
        <w:r w:rsidR="00942754">
          <w:t xml:space="preserve"> Analysis is performed </w:t>
        </w:r>
        <w:r w:rsidR="00942754" w:rsidRPr="00942754">
          <w:t>with a</w:t>
        </w:r>
      </w:ins>
      <w:ins w:id="387" w:author="David Tezé" w:date="2022-07-08T12:56:00Z">
        <w:r w:rsidR="00633A54">
          <w:t xml:space="preserve"> multistep gradient of</w:t>
        </w:r>
      </w:ins>
      <w:ins w:id="388" w:author="David Tezé" w:date="2022-07-08T12:55:00Z">
        <w:r w:rsidR="00942754" w:rsidRPr="00942754">
          <w:t xml:space="preserve"> </w:t>
        </w:r>
      </w:ins>
      <w:ins w:id="389" w:author="David Tezé" w:date="2022-07-08T12:57:00Z">
        <w:r w:rsidR="00633A54" w:rsidRPr="00942754">
          <w:t>acetonitrile (%B)</w:t>
        </w:r>
        <w:r w:rsidR="00633A54">
          <w:t xml:space="preserve"> and </w:t>
        </w:r>
      </w:ins>
      <w:ins w:id="390" w:author="David Tezé" w:date="2022-07-08T12:55:00Z">
        <w:r w:rsidR="00942754" w:rsidRPr="00942754">
          <w:t>0.1 % formic acid</w:t>
        </w:r>
        <w:r w:rsidR="00942754">
          <w:t xml:space="preserve"> in</w:t>
        </w:r>
        <w:r w:rsidR="00942754" w:rsidRPr="00942754">
          <w:t xml:space="preserve"> milliQ H</w:t>
        </w:r>
        <w:r w:rsidR="00942754" w:rsidRPr="00942754">
          <w:rPr>
            <w:vertAlign w:val="subscript"/>
          </w:rPr>
          <w:t>2</w:t>
        </w:r>
        <w:r w:rsidR="00942754" w:rsidRPr="00942754">
          <w:t>O (</w:t>
        </w:r>
      </w:ins>
      <w:ins w:id="391" w:author="David Tezé" w:date="2022-07-08T12:57:00Z">
        <w:r w:rsidR="00633A54">
          <w:t>%</w:t>
        </w:r>
      </w:ins>
      <w:ins w:id="392" w:author="David Tezé" w:date="2022-07-08T12:55:00Z">
        <w:r w:rsidR="00942754" w:rsidRPr="00942754">
          <w:t xml:space="preserve">A), and </w:t>
        </w:r>
      </w:ins>
      <w:ins w:id="393" w:author="David Tezé" w:date="2022-07-08T12:57:00Z">
        <w:r w:rsidR="00633A54">
          <w:t xml:space="preserve">at a </w:t>
        </w:r>
      </w:ins>
      <w:ins w:id="394" w:author="David Tezé" w:date="2022-07-08T12:56:00Z">
        <w:r w:rsidR="00633A54" w:rsidRPr="00942754">
          <w:t>flow rate of 1 mL/min</w:t>
        </w:r>
      </w:ins>
      <w:ins w:id="395" w:author="David Tezé" w:date="2022-07-08T12:58:00Z">
        <w:r w:rsidR="00633A54">
          <w:t xml:space="preserve">: </w:t>
        </w:r>
      </w:ins>
      <w:ins w:id="396" w:author="David Tezé" w:date="2022-07-08T12:54:00Z">
        <w:r w:rsidR="00942754" w:rsidRPr="00942754">
          <w:t>0.00</w:t>
        </w:r>
      </w:ins>
      <w:ins w:id="397" w:author="David Tezé" w:date="2022-07-08T13:01:00Z">
        <w:r w:rsidR="007F27AF">
          <w:t>–</w:t>
        </w:r>
      </w:ins>
      <w:ins w:id="398" w:author="David Tezé" w:date="2022-07-08T12:54:00Z">
        <w:r w:rsidR="00942754" w:rsidRPr="00942754">
          <w:t xml:space="preserve">0.50 min </w:t>
        </w:r>
      </w:ins>
      <w:ins w:id="399" w:author="David Tezé" w:date="2022-07-08T12:58:00Z">
        <w:r w:rsidR="00633A54">
          <w:t>2</w:t>
        </w:r>
      </w:ins>
      <w:ins w:id="400" w:author="David Tezé" w:date="2022-07-08T12:59:00Z">
        <w:r w:rsidR="00633A54">
          <w:t xml:space="preserve"> </w:t>
        </w:r>
      </w:ins>
      <w:ins w:id="401" w:author="David Tezé" w:date="2022-07-08T12:54:00Z">
        <w:r w:rsidR="00942754" w:rsidRPr="00942754">
          <w:t>%B, 0.51</w:t>
        </w:r>
      </w:ins>
      <w:ins w:id="402" w:author="David Tezé" w:date="2022-07-08T12:58:00Z">
        <w:r w:rsidR="00633A54">
          <w:rPr>
            <w:rFonts w:ascii="Calibri" w:hAnsi="Calibri" w:cs="Calibri"/>
          </w:rPr>
          <w:t>‒</w:t>
        </w:r>
      </w:ins>
      <w:ins w:id="403" w:author="David Tezé" w:date="2022-07-08T12:54:00Z">
        <w:r w:rsidR="00942754" w:rsidRPr="00942754">
          <w:t>1.50</w:t>
        </w:r>
      </w:ins>
      <w:ins w:id="404" w:author="David Tezé" w:date="2022-07-08T13:01:00Z">
        <w:r w:rsidR="007F27AF" w:rsidRPr="007F27AF">
          <w:t xml:space="preserve"> min</w:t>
        </w:r>
      </w:ins>
      <w:ins w:id="405" w:author="David Tezé" w:date="2022-07-08T12:54:00Z">
        <w:r w:rsidR="00942754" w:rsidRPr="00942754">
          <w:t xml:space="preserve"> 35</w:t>
        </w:r>
      </w:ins>
      <w:ins w:id="406" w:author="David Tezé" w:date="2022-07-08T12:59:00Z">
        <w:r w:rsidR="00633A54">
          <w:t xml:space="preserve"> </w:t>
        </w:r>
      </w:ins>
      <w:ins w:id="407" w:author="David Tezé" w:date="2022-07-08T12:54:00Z">
        <w:r w:rsidR="00942754" w:rsidRPr="00942754">
          <w:t>%</w:t>
        </w:r>
      </w:ins>
      <w:ins w:id="408" w:author="David Tezé" w:date="2022-07-08T12:59:00Z">
        <w:r w:rsidR="00633A54">
          <w:t xml:space="preserve">B, </w:t>
        </w:r>
      </w:ins>
      <w:ins w:id="409" w:author="David Tezé" w:date="2022-07-08T12:54:00Z">
        <w:r w:rsidR="00633A54">
          <w:t>1.5</w:t>
        </w:r>
      </w:ins>
      <w:ins w:id="410" w:author="David Tezé" w:date="2022-07-08T12:59:00Z">
        <w:r w:rsidR="00633A54">
          <w:t>–</w:t>
        </w:r>
      </w:ins>
      <w:ins w:id="411" w:author="David Tezé" w:date="2022-07-08T12:54:00Z">
        <w:r w:rsidR="00633A54">
          <w:t>3.01</w:t>
        </w:r>
      </w:ins>
      <w:ins w:id="412" w:author="David Tezé" w:date="2022-07-08T13:01:00Z">
        <w:r w:rsidR="007F27AF" w:rsidRPr="007F27AF">
          <w:t xml:space="preserve"> min</w:t>
        </w:r>
      </w:ins>
      <w:ins w:id="413" w:author="David Tezé" w:date="2022-07-08T12:59:00Z">
        <w:r w:rsidR="00633A54">
          <w:t xml:space="preserve"> </w:t>
        </w:r>
      </w:ins>
      <w:ins w:id="414" w:author="David Tezé" w:date="2022-07-08T13:00:00Z">
        <w:r w:rsidR="00633A54">
          <w:t>35–</w:t>
        </w:r>
      </w:ins>
      <w:ins w:id="415" w:author="David Tezé" w:date="2022-07-08T12:54:00Z">
        <w:r w:rsidR="00942754" w:rsidRPr="00942754">
          <w:t>80 %</w:t>
        </w:r>
      </w:ins>
      <w:ins w:id="416" w:author="David Tezé" w:date="2022-07-08T12:59:00Z">
        <w:r w:rsidR="00633A54">
          <w:t>B</w:t>
        </w:r>
      </w:ins>
      <w:ins w:id="417" w:author="David Tezé" w:date="2022-07-08T13:00:00Z">
        <w:r w:rsidR="00633A54">
          <w:t xml:space="preserve">, </w:t>
        </w:r>
      </w:ins>
      <w:ins w:id="418" w:author="David Tezé" w:date="2022-07-08T12:54:00Z">
        <w:r w:rsidR="00942754" w:rsidRPr="00942754">
          <w:t>3.01</w:t>
        </w:r>
      </w:ins>
      <w:ins w:id="419" w:author="David Tezé" w:date="2022-07-08T12:59:00Z">
        <w:r w:rsidR="00633A54">
          <w:t>–</w:t>
        </w:r>
      </w:ins>
      <w:ins w:id="420" w:author="David Tezé" w:date="2022-07-08T12:54:00Z">
        <w:r w:rsidR="00942754" w:rsidRPr="00942754">
          <w:t>4.20</w:t>
        </w:r>
      </w:ins>
      <w:ins w:id="421" w:author="David Tezé" w:date="2022-07-08T13:01:00Z">
        <w:r w:rsidR="007F27AF" w:rsidRPr="007F27AF">
          <w:t xml:space="preserve"> </w:t>
        </w:r>
        <w:r w:rsidR="007F27AF" w:rsidRPr="007F27AF">
          <w:lastRenderedPageBreak/>
          <w:t>min</w:t>
        </w:r>
      </w:ins>
      <w:ins w:id="422" w:author="David Tezé" w:date="2022-07-08T12:54:00Z">
        <w:r w:rsidR="00942754" w:rsidRPr="00942754">
          <w:t xml:space="preserve"> 98 %</w:t>
        </w:r>
      </w:ins>
      <w:ins w:id="423" w:author="David Tezé" w:date="2022-07-08T13:00:00Z">
        <w:r w:rsidR="00633A54">
          <w:t>B</w:t>
        </w:r>
      </w:ins>
      <w:ins w:id="424" w:author="David Tezé" w:date="2022-07-08T12:54:00Z">
        <w:r w:rsidR="00633A54">
          <w:t>,</w:t>
        </w:r>
      </w:ins>
      <w:ins w:id="425" w:author="David Tezé" w:date="2022-07-08T13:00:00Z">
        <w:r w:rsidR="00633A54">
          <w:t xml:space="preserve"> </w:t>
        </w:r>
      </w:ins>
      <w:ins w:id="426" w:author="David Tezé" w:date="2022-07-08T12:54:00Z">
        <w:r w:rsidR="00942754" w:rsidRPr="00942754">
          <w:t>4.21</w:t>
        </w:r>
      </w:ins>
      <w:ins w:id="427" w:author="David Tezé" w:date="2022-07-08T13:00:00Z">
        <w:r w:rsidR="00633A54">
          <w:t>–</w:t>
        </w:r>
      </w:ins>
      <w:ins w:id="428" w:author="David Tezé" w:date="2022-07-08T12:54:00Z">
        <w:r w:rsidR="00942754" w:rsidRPr="00942754">
          <w:t>5.00 min 2 %</w:t>
        </w:r>
      </w:ins>
      <w:ins w:id="429" w:author="David Tezé" w:date="2022-07-08T13:01:00Z">
        <w:r w:rsidR="00633A54">
          <w:t>B</w:t>
        </w:r>
      </w:ins>
      <w:ins w:id="430" w:author="David Tezé" w:date="2022-07-08T12:54:00Z">
        <w:r w:rsidR="00942754" w:rsidRPr="00942754">
          <w:t xml:space="preserve">. </w:t>
        </w:r>
      </w:ins>
      <w:ins w:id="431" w:author="David Tezé" w:date="2022-07-08T13:01:00Z">
        <w:r w:rsidR="007F27AF">
          <w:t>A</w:t>
        </w:r>
      </w:ins>
      <w:ins w:id="432" w:author="David Tezé" w:date="2022-07-08T12:54:00Z">
        <w:r w:rsidR="00942754" w:rsidRPr="00942754">
          <w:t xml:space="preserve"> Kinetex 2.6 μm C18 100 Å 100x4.6 mm analytical column (Phenomenex, U.S.) is used</w:t>
        </w:r>
      </w:ins>
      <w:ins w:id="433" w:author="David Tezé" w:date="2022-07-08T13:02:00Z">
        <w:r w:rsidR="007F27AF">
          <w:t xml:space="preserve"> at</w:t>
        </w:r>
      </w:ins>
      <w:ins w:id="434" w:author="David Tezé" w:date="2022-07-08T12:54:00Z">
        <w:r w:rsidR="00942754" w:rsidRPr="00942754">
          <w:t xml:space="preserve"> 40 °C. Absorption of every injection is measured at 280 nm and 300 nm and </w:t>
        </w:r>
      </w:ins>
      <w:ins w:id="435" w:author="David Tezé" w:date="2022-07-08T13:02:00Z">
        <w:r w:rsidR="007F27AF">
          <w:t>analyzed via</w:t>
        </w:r>
      </w:ins>
      <w:ins w:id="436" w:author="David Tezé" w:date="2022-07-08T12:54:00Z">
        <w:r w:rsidR="00942754" w:rsidRPr="00942754">
          <w:t xml:space="preserve"> </w:t>
        </w:r>
      </w:ins>
      <w:ins w:id="437" w:author="David Tezé" w:date="2022-07-08T13:02:00Z">
        <w:r w:rsidR="007F27AF">
          <w:t xml:space="preserve">the </w:t>
        </w:r>
      </w:ins>
      <w:ins w:id="438" w:author="David Tezé" w:date="2022-07-08T12:54:00Z">
        <w:r w:rsidR="00942754" w:rsidRPr="00942754">
          <w:t>Chromeleon 7.2</w:t>
        </w:r>
      </w:ins>
      <w:ins w:id="439" w:author="David Tezé" w:date="2022-07-08T13:02:00Z">
        <w:r w:rsidR="007F27AF">
          <w:t xml:space="preserve"> software</w:t>
        </w:r>
      </w:ins>
      <w:ins w:id="440" w:author="David Tezé" w:date="2022-07-08T12:54:00Z">
        <w:r w:rsidR="00942754" w:rsidRPr="00942754">
          <w:t>.</w:t>
        </w:r>
      </w:ins>
      <w:ins w:id="441" w:author="David Tezé" w:date="2022-07-08T13:02:00Z">
        <w:r w:rsidR="007F27AF">
          <w:t xml:space="preserve"> </w:t>
        </w:r>
      </w:ins>
      <w:ins w:id="442" w:author="David Tezé" w:date="2022-07-08T13:03:00Z">
        <w:r w:rsidR="00D12560">
          <w:t>Glycosylation products were measured under the inaccurate assumption that their extinction coeffic</w:t>
        </w:r>
      </w:ins>
      <w:ins w:id="443" w:author="David Tezé" w:date="2022-07-08T13:04:00Z">
        <w:r w:rsidR="00D12560">
          <w:t>ient in acid was similar as the one of the acceptors.</w:t>
        </w:r>
      </w:ins>
    </w:p>
    <w:p w14:paraId="50824ACA" w14:textId="4B43292D" w:rsidR="006B70D9" w:rsidRPr="00EF5B33" w:rsidRDefault="006B70D9" w:rsidP="004765CC">
      <w:pPr>
        <w:pStyle w:val="SNSynopsisTOC"/>
        <w:spacing w:after="240" w:line="276" w:lineRule="auto"/>
        <w:jc w:val="left"/>
      </w:pPr>
    </w:p>
    <w:sectPr w:rsidR="006B70D9" w:rsidRPr="00EF5B33" w:rsidSect="000B5610">
      <w:footerReference w:type="even" r:id="rId22"/>
      <w:footerReference w:type="default" r:id="rId23"/>
      <w:type w:val="continuous"/>
      <w:pgSz w:w="12240" w:h="15840"/>
      <w:pgMar w:top="1440" w:right="1440" w:bottom="1440" w:left="1440" w:header="0" w:footer="0" w:gutter="0"/>
      <w:cols w:space="47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Ditte Hededam Welner" w:date="2022-07-07T12:45:00Z" w:initials="DHW">
    <w:p w14:paraId="6384DE8A" w14:textId="2AD214BC" w:rsidR="003C6023" w:rsidRDefault="003C6023" w:rsidP="003F2204">
      <w:pPr>
        <w:jc w:val="left"/>
      </w:pPr>
      <w:r>
        <w:rPr>
          <w:rStyle w:val="CommentReference"/>
        </w:rPr>
        <w:annotationRef/>
      </w:r>
      <w:r>
        <w:t>Also a bit fuzzy - can we instead report a max. Seq. id?</w:t>
      </w:r>
    </w:p>
  </w:comment>
  <w:comment w:id="33" w:author="David Tezé" w:date="2022-07-07T20:29:00Z" w:initials="DT">
    <w:p w14:paraId="78593135" w14:textId="27380865" w:rsidR="003C6023" w:rsidRDefault="003C6023">
      <w:pPr>
        <w:pStyle w:val="CommentText"/>
      </w:pPr>
      <w:r>
        <w:rPr>
          <w:rStyle w:val="CommentReference"/>
        </w:rPr>
        <w:annotationRef/>
      </w:r>
      <w:r>
        <w:t>That seems better indeed, will do later</w:t>
      </w:r>
    </w:p>
  </w:comment>
  <w:comment w:id="40" w:author="Ditte Hededam Welner" w:date="2022-07-07T12:42:00Z" w:initials="DHW">
    <w:p w14:paraId="26EF2637" w14:textId="368BC5E7" w:rsidR="003C6023" w:rsidRDefault="003C6023" w:rsidP="00C76CF5">
      <w:pPr>
        <w:jc w:val="left"/>
      </w:pPr>
      <w:r>
        <w:rPr>
          <w:rStyle w:val="CommentReference"/>
        </w:rPr>
        <w:annotationRef/>
      </w:r>
      <w:r>
        <w:t>It sounds like we constructed predictor II to be biased:-). I would just state the bias in the main text.</w:t>
      </w:r>
    </w:p>
  </w:comment>
  <w:comment w:id="41" w:author="David Tezé" w:date="2022-07-07T20:31:00Z" w:initials="DT">
    <w:p w14:paraId="06D71332" w14:textId="1278A1BB" w:rsidR="003C6023" w:rsidRDefault="003C6023">
      <w:pPr>
        <w:pStyle w:val="CommentText"/>
      </w:pPr>
      <w:r>
        <w:rPr>
          <w:rStyle w:val="CommentReference"/>
        </w:rPr>
        <w:annotationRef/>
      </w:r>
      <w:r>
        <w:t>The construction indeed necessarily lead to the bias.</w:t>
      </w:r>
    </w:p>
  </w:comment>
  <w:comment w:id="47" w:author="Ditte Hededam Welner" w:date="2022-07-12T10:44:00Z" w:initials="DHW">
    <w:p w14:paraId="7AE9A6F7" w14:textId="77777777" w:rsidR="003C6023" w:rsidRDefault="003C6023" w:rsidP="00612C5A">
      <w:pPr>
        <w:jc w:val="left"/>
      </w:pPr>
      <w:r>
        <w:rPr>
          <w:rStyle w:val="CommentReference"/>
        </w:rPr>
        <w:annotationRef/>
      </w:r>
      <w:r>
        <w:t>Number, how many?</w:t>
      </w:r>
    </w:p>
  </w:comment>
  <w:comment w:id="49" w:author="Ditte Hededam Welner" w:date="2022-07-07T12:44:00Z" w:initials="DHW">
    <w:p w14:paraId="2E3A7B4A" w14:textId="70B73E00" w:rsidR="003C6023" w:rsidRDefault="003C6023" w:rsidP="00C76CF5">
      <w:pPr>
        <w:jc w:val="left"/>
      </w:pPr>
      <w:r>
        <w:rPr>
          <w:rStyle w:val="CommentReference"/>
        </w:rPr>
        <w:annotationRef/>
      </w:r>
      <w:r>
        <w:t>A fuzzy term, can we be more concrete?</w:t>
      </w:r>
    </w:p>
  </w:comment>
  <w:comment w:id="54" w:author="Ditte Hededam Welner" w:date="2022-07-12T10:56:00Z" w:initials="DHW">
    <w:p w14:paraId="55741EC9" w14:textId="77777777" w:rsidR="003C6023" w:rsidRDefault="003C6023" w:rsidP="00612C5A">
      <w:pPr>
        <w:jc w:val="left"/>
      </w:pPr>
      <w:r>
        <w:rPr>
          <w:rStyle w:val="CommentReference"/>
        </w:rPr>
        <w:annotationRef/>
      </w:r>
      <w:r>
        <w:t>I do not think we can claim this statement all for ourselves (self-citation). The fact that GT1 enzymes are inverting and acting through a single-step reaction was known long before. At the very least, you need to add a review paper, or even a few original research papers elucidating this. In Teze et al, we do not show neither inversion nor single-step. It was not even us showing for the first time O, N, or S-glycosylation by GT1 enzymes…</w:t>
      </w:r>
    </w:p>
  </w:comment>
  <w:comment w:id="55" w:author="David Tezé" w:date="2022-07-12T12:22:00Z" w:initials="DT">
    <w:p w14:paraId="4651A30A" w14:textId="77777777" w:rsidR="003C6023" w:rsidRDefault="003C6023" w:rsidP="0047010D">
      <w:pPr>
        <w:pStyle w:val="CommentText"/>
      </w:pPr>
      <w:r>
        <w:rPr>
          <w:rStyle w:val="CommentReference"/>
        </w:rPr>
        <w:annotationRef/>
      </w:r>
    </w:p>
    <w:p w14:paraId="3FA5AD46" w14:textId="3984D80F" w:rsidR="003C6023" w:rsidRDefault="003C6023" w:rsidP="0047010D">
      <w:pPr>
        <w:pStyle w:val="CommentText"/>
      </w:pPr>
      <w:r>
        <w:t>Inverting was known before, but nothing else, as far as I know?</w:t>
      </w:r>
    </w:p>
    <w:p w14:paraId="52B59179" w14:textId="77777777" w:rsidR="003C6023" w:rsidRDefault="003C6023" w:rsidP="0047010D">
      <w:pPr>
        <w:pStyle w:val="CommentText"/>
      </w:pPr>
    </w:p>
    <w:p w14:paraId="5630A203" w14:textId="7725A2DA" w:rsidR="003C6023" w:rsidRDefault="003C6023" w:rsidP="0047010D">
      <w:pPr>
        <w:pStyle w:val="CommentText"/>
      </w:pPr>
      <w:r>
        <w:t xml:space="preserve">To my knowledge, this is the only paper to date to convincingly demonstrate the O-mechanism, and the only one that shows it is a single step. </w:t>
      </w:r>
    </w:p>
    <w:p w14:paraId="11B05957" w14:textId="77777777" w:rsidR="003C6023" w:rsidRDefault="003C6023" w:rsidP="0047010D">
      <w:pPr>
        <w:pStyle w:val="CommentText"/>
      </w:pPr>
    </w:p>
    <w:p w14:paraId="60D6FA0B" w14:textId="72B5188D" w:rsidR="003C6023" w:rsidRDefault="003C6023">
      <w:pPr>
        <w:pStyle w:val="CommentText"/>
      </w:pPr>
      <w:r>
        <w:t>Also we were the first to show the role of the Asp (not in the sentence, but in the figure 1A called here). No one even tried to investigate it before, as far as I know? Only thing tried before was to mutate it, which does not provide any information regarding its role.</w:t>
      </w:r>
    </w:p>
    <w:p w14:paraId="7A0BBEF0" w14:textId="77777777" w:rsidR="003C6023" w:rsidRDefault="003C6023">
      <w:pPr>
        <w:pStyle w:val="CommentText"/>
      </w:pPr>
    </w:p>
    <w:p w14:paraId="084BD82C" w14:textId="79C8D47F" w:rsidR="003C6023" w:rsidRDefault="003C6023">
      <w:pPr>
        <w:pStyle w:val="CommentText"/>
      </w:pPr>
      <w:r>
        <w:t>The mechanism we established was proposed before (well, maybe not fully the asp part), and seemed very reasonable. But so were the ones for C-GT or GH84, and both of those were definitely wrong.</w:t>
      </w:r>
    </w:p>
    <w:p w14:paraId="42EFF155" w14:textId="213F3A91" w:rsidR="003C6023" w:rsidRDefault="003C6023">
      <w:pPr>
        <w:pStyle w:val="CommentText"/>
      </w:pPr>
    </w:p>
    <w:p w14:paraId="11B6A1F3" w14:textId="5EAA06D3" w:rsidR="003C6023" w:rsidRDefault="003C6023">
      <w:pPr>
        <w:pStyle w:val="CommentText"/>
      </w:pPr>
    </w:p>
    <w:p w14:paraId="3BD4ACDC" w14:textId="120BD648" w:rsidR="003C6023" w:rsidRDefault="003C6023">
      <w:pPr>
        <w:pStyle w:val="CommentText"/>
      </w:pPr>
      <w:r>
        <w:t>The bigger trouble here (in my opinion) is that we did not investigate the N-glycosylation mechanism. And we cannot be sure it is actually single step. I think we can still write that.</w:t>
      </w:r>
    </w:p>
  </w:comment>
  <w:comment w:id="58" w:author="David Tezé" w:date="2022-07-12T12:39:00Z" w:initials="DT">
    <w:p w14:paraId="5C6E90E7" w14:textId="47B3E6DB" w:rsidR="003C6023" w:rsidRDefault="003C6023">
      <w:pPr>
        <w:pStyle w:val="CommentText"/>
      </w:pPr>
      <w:r>
        <w:rPr>
          <w:rStyle w:val="CommentReference"/>
        </w:rPr>
        <w:annotationRef/>
      </w:r>
      <w:r>
        <w:t>There are also N and S</w:t>
      </w:r>
    </w:p>
  </w:comment>
  <w:comment w:id="60" w:author="David Tezé" w:date="2022-07-04T13:28:00Z" w:initials="DT">
    <w:p w14:paraId="4F618DD8" w14:textId="77777777" w:rsidR="003C6023" w:rsidRDefault="003C6023" w:rsidP="00984DA1">
      <w:pPr>
        <w:pStyle w:val="CommentText"/>
      </w:pPr>
      <w:r>
        <w:rPr>
          <w:rStyle w:val="CommentReference"/>
        </w:rPr>
        <w:annotationRef/>
      </w:r>
      <w:r>
        <w:t>Here Christian it would be great if you elaborate on what are the shortcomings if we wanted to integrate many new molecules, I am not sure I understand that.</w:t>
      </w:r>
    </w:p>
  </w:comment>
  <w:comment w:id="61" w:author="David Tezé" w:date="2022-07-04T14:50:00Z" w:initials="DT">
    <w:p w14:paraId="681A3D70" w14:textId="12951DB4" w:rsidR="003C6023" w:rsidRDefault="003C6023">
      <w:pPr>
        <w:pStyle w:val="CommentText"/>
      </w:pPr>
      <w:r>
        <w:rPr>
          <w:rStyle w:val="CommentReference"/>
        </w:rPr>
        <w:annotationRef/>
      </w:r>
      <w:r>
        <w:t>Should we present our results as a function of phylogeny?</w:t>
      </w:r>
    </w:p>
  </w:comment>
  <w:comment w:id="87" w:author="David Tezé" w:date="2022-07-11T17:53:00Z" w:initials="DT">
    <w:p w14:paraId="44E3C209" w14:textId="7FEE1D79" w:rsidR="003C6023" w:rsidRDefault="003C6023">
      <w:pPr>
        <w:pStyle w:val="CommentText"/>
      </w:pPr>
      <w:r>
        <w:rPr>
          <w:rStyle w:val="CommentReference"/>
        </w:rPr>
        <w:annotationRef/>
      </w:r>
      <w:r>
        <w:t>What is meant by publicly available here?</w:t>
      </w:r>
    </w:p>
    <w:p w14:paraId="6CEDA816" w14:textId="77777777" w:rsidR="003C6023" w:rsidRDefault="003C6023">
      <w:pPr>
        <w:pStyle w:val="CommentText"/>
      </w:pPr>
    </w:p>
  </w:comment>
  <w:comment w:id="88" w:author="Christian Madsen" w:date="2022-06-08T18:43:00Z" w:initials="CM">
    <w:p w14:paraId="023BED5E" w14:textId="77777777" w:rsidR="003C6023" w:rsidRDefault="003C6023" w:rsidP="00853FB4">
      <w:pPr>
        <w:pStyle w:val="CommentText"/>
      </w:pPr>
      <w:r>
        <w:rPr>
          <w:rStyle w:val="CommentReference"/>
        </w:rPr>
        <w:annotationRef/>
      </w:r>
      <w:r>
        <w:t xml:space="preserve">It might be worth mentioning the package since there is a ton of ways to adjust p-values </w:t>
      </w:r>
      <w:r w:rsidRPr="00023F77">
        <w:t>https://support.bioconductor.org/p/49864/</w:t>
      </w:r>
    </w:p>
  </w:comment>
  <w:comment w:id="89" w:author="David Tezé" w:date="2022-06-30T11:57:00Z" w:initials="DT">
    <w:p w14:paraId="500DCF38" w14:textId="77777777" w:rsidR="003C6023" w:rsidRDefault="003C6023" w:rsidP="00853FB4">
      <w:pPr>
        <w:pStyle w:val="CommentText"/>
      </w:pPr>
      <w:r>
        <w:rPr>
          <w:rStyle w:val="CommentReference"/>
        </w:rPr>
        <w:annotationRef/>
      </w:r>
      <w:r>
        <w:t>Sure, why not?</w:t>
      </w:r>
    </w:p>
  </w:comment>
  <w:comment w:id="86" w:author="David Tezé" w:date="2022-07-11T17:55:00Z" w:initials="DT">
    <w:p w14:paraId="59FC0177" w14:textId="4D05E476" w:rsidR="003C6023" w:rsidRDefault="003C6023">
      <w:pPr>
        <w:pStyle w:val="CommentText"/>
      </w:pPr>
      <w:r>
        <w:rPr>
          <w:rStyle w:val="CommentReference"/>
        </w:rPr>
        <w:annotationRef/>
      </w:r>
      <w:r>
        <w:t>I would move all that to MM.</w:t>
      </w:r>
    </w:p>
    <w:p w14:paraId="761A7368" w14:textId="29246E09" w:rsidR="003C6023" w:rsidRDefault="003C6023">
      <w:pPr>
        <w:pStyle w:val="CommentText"/>
      </w:pPr>
      <w:r>
        <w:t>Agreed?</w:t>
      </w:r>
    </w:p>
    <w:p w14:paraId="759E2A74" w14:textId="77777777" w:rsidR="003C6023" w:rsidRDefault="003C6023">
      <w:pPr>
        <w:pStyle w:val="CommentText"/>
      </w:pPr>
    </w:p>
  </w:comment>
  <w:comment w:id="91" w:author="David Tezé" w:date="2022-06-30T11:01:00Z" w:initials="DT">
    <w:p w14:paraId="2D6967A2" w14:textId="77777777" w:rsidR="003C6023" w:rsidRDefault="003C6023" w:rsidP="005C3B0C">
      <w:pPr>
        <w:pStyle w:val="CommentText"/>
      </w:pPr>
      <w:r>
        <w:rPr>
          <w:rStyle w:val="CommentReference"/>
        </w:rPr>
        <w:annotationRef/>
      </w:r>
      <w:r>
        <w:t>I do not get the rank?</w:t>
      </w:r>
    </w:p>
    <w:p w14:paraId="3FB9724A" w14:textId="77777777" w:rsidR="003C6023" w:rsidRDefault="003C6023" w:rsidP="005C3B0C">
      <w:pPr>
        <w:pStyle w:val="CommentText"/>
      </w:pPr>
      <w:r>
        <w:t>Shouldn’t there be one point per rank, and those go either from 1 to 30 or 1 to 70?</w:t>
      </w:r>
    </w:p>
  </w:comment>
  <w:comment w:id="92" w:author="Christian Madsen" w:date="2022-07-09T21:16:00Z" w:initials="CM">
    <w:p w14:paraId="5C11993B" w14:textId="77777777" w:rsidR="003C6023" w:rsidRDefault="003C6023" w:rsidP="006149C6">
      <w:pPr>
        <w:jc w:val="left"/>
      </w:pPr>
      <w:r>
        <w:rPr>
          <w:rStyle w:val="CommentReference"/>
        </w:rPr>
        <w:annotationRef/>
      </w:r>
      <w:r>
        <w:t>The rank is among all enzymes. It was meant as a nice way to see comparison to other enzymes even though we are selecting the threshold per enzyme, not considering others. If we don't show rank among all enzymes we can also do it per enzyme, or not have a 2D plot. The data is only 1D so it can also just be plotted as boxplot, violin plot, etc. which will take up less space.</w:t>
      </w:r>
    </w:p>
  </w:comment>
  <w:comment w:id="93" w:author="David Tezé" w:date="2022-07-11T13:26:00Z" w:initials="DT">
    <w:p w14:paraId="4DB03341" w14:textId="29D9C8D8" w:rsidR="003C6023" w:rsidRDefault="003C6023">
      <w:pPr>
        <w:pStyle w:val="CommentText"/>
      </w:pPr>
      <w:r>
        <w:rPr>
          <w:rStyle w:val="CommentReference"/>
        </w:rPr>
        <w:annotationRef/>
      </w:r>
      <w:r>
        <w:t>Yes, a 1D plot would make more sense indeed. Both more logical and save space.</w:t>
      </w:r>
    </w:p>
  </w:comment>
  <w:comment w:id="94" w:author="David Tezé" w:date="2022-06-30T11:43:00Z" w:initials="DT">
    <w:p w14:paraId="486262D0" w14:textId="2A306585" w:rsidR="003C6023" w:rsidRDefault="003C6023" w:rsidP="005C3B0C">
      <w:pPr>
        <w:pStyle w:val="CommentText"/>
      </w:pPr>
      <w:r>
        <w:rPr>
          <w:rStyle w:val="CommentReference"/>
        </w:rPr>
        <w:annotationRef/>
      </w:r>
      <w:r>
        <w:t>Also, I think the choice to have Mt78G1 with a single very high rate makes the scale very low and decrease readability.</w:t>
      </w:r>
    </w:p>
    <w:p w14:paraId="0175AEEA" w14:textId="77777777" w:rsidR="003C6023" w:rsidRDefault="003C6023" w:rsidP="005C3B0C">
      <w:pPr>
        <w:pStyle w:val="CommentText"/>
      </w:pPr>
    </w:p>
    <w:p w14:paraId="1AC40952" w14:textId="77777777" w:rsidR="003C6023" w:rsidRDefault="003C6023" w:rsidP="005C3B0C">
      <w:pPr>
        <w:pStyle w:val="CommentText"/>
      </w:pPr>
      <w:r w:rsidRPr="003D4FE7">
        <w:t xml:space="preserve"> I would take max rate 2.5 and as enzymes some among (or all 6) : At71C1, At72B1, Ct71E5, Fe72B19, Lc72B10, Zm85854</w:t>
      </w:r>
      <w:r>
        <w:t xml:space="preserve">. </w:t>
      </w:r>
    </w:p>
    <w:p w14:paraId="6DA65F1C" w14:textId="77777777" w:rsidR="003C6023" w:rsidRDefault="003C6023" w:rsidP="005C3B0C">
      <w:pPr>
        <w:pStyle w:val="CommentText"/>
      </w:pPr>
    </w:p>
    <w:p w14:paraId="229BB617" w14:textId="77777777" w:rsidR="003C6023" w:rsidRDefault="003C6023" w:rsidP="005C3B0C">
      <w:pPr>
        <w:pStyle w:val="CommentText"/>
      </w:pPr>
      <w:r>
        <w:t>And it is possible to fit them all in one line I think. They do not need to be so wide.</w:t>
      </w:r>
    </w:p>
  </w:comment>
  <w:comment w:id="95" w:author="David Tezé" w:date="2022-06-30T11:57:00Z" w:initials="DT">
    <w:p w14:paraId="4AA5446E" w14:textId="77777777" w:rsidR="003C6023" w:rsidRDefault="003C6023" w:rsidP="005C3B0C">
      <w:pPr>
        <w:pStyle w:val="CommentText"/>
      </w:pPr>
      <w:r>
        <w:rPr>
          <w:rStyle w:val="CommentReference"/>
        </w:rPr>
        <w:annotationRef/>
      </w:r>
      <w:r>
        <w:t>Alternatively, different scales for each enzyme.</w:t>
      </w:r>
    </w:p>
  </w:comment>
  <w:comment w:id="96" w:author="Christian Madsen" w:date="2022-07-09T21:18:00Z" w:initials="CM">
    <w:p w14:paraId="4ECFDE1E" w14:textId="77777777" w:rsidR="003C6023" w:rsidRDefault="003C6023" w:rsidP="006149C6">
      <w:pPr>
        <w:jc w:val="left"/>
      </w:pPr>
      <w:r>
        <w:rPr>
          <w:rStyle w:val="CommentReference"/>
        </w:rPr>
        <w:annotationRef/>
      </w:r>
      <w:r>
        <w:t>It's an important point that we are selecting thresholds per enzymes exactly because the values are at different scales, so we should be showing data that is at different scales. I changed to show them without sharing axis.</w:t>
      </w:r>
    </w:p>
  </w:comment>
  <w:comment w:id="97" w:author="David Tezé" w:date="2022-07-11T13:27:00Z" w:initials="DT">
    <w:p w14:paraId="4F46F316" w14:textId="5273DDAB" w:rsidR="003C6023" w:rsidRDefault="003C6023">
      <w:pPr>
        <w:pStyle w:val="CommentText"/>
      </w:pPr>
      <w:r>
        <w:rPr>
          <w:rStyle w:val="CommentReference"/>
        </w:rPr>
        <w:annotationRef/>
      </w:r>
      <w:r>
        <w:t>Agree that it is important.</w:t>
      </w:r>
    </w:p>
    <w:p w14:paraId="41E7F777" w14:textId="46222C14" w:rsidR="003C6023" w:rsidRDefault="003C6023">
      <w:pPr>
        <w:pStyle w:val="CommentText"/>
      </w:pPr>
      <w:r>
        <w:t>But I guess we would see it well on a 1D plot as well?</w:t>
      </w:r>
    </w:p>
    <w:p w14:paraId="68D0257A" w14:textId="77777777" w:rsidR="003C6023" w:rsidRDefault="003C6023">
      <w:pPr>
        <w:pStyle w:val="CommentText"/>
      </w:pPr>
    </w:p>
  </w:comment>
  <w:comment w:id="101" w:author="David Tezé" w:date="2022-07-07T20:56:00Z" w:initials="DT">
    <w:p w14:paraId="14E6ED60" w14:textId="6F13CBDE" w:rsidR="003C6023" w:rsidRDefault="003C6023">
      <w:pPr>
        <w:pStyle w:val="CommentText"/>
      </w:pPr>
      <w:r>
        <w:rPr>
          <w:rStyle w:val="CommentReference"/>
        </w:rPr>
        <w:annotationRef/>
      </w:r>
      <w:r>
        <w:t>We need to start finding names here which are better.</w:t>
      </w:r>
    </w:p>
    <w:p w14:paraId="50EE6A4A" w14:textId="67A15F7C" w:rsidR="003C6023" w:rsidRDefault="003C6023">
      <w:pPr>
        <w:pStyle w:val="CommentText"/>
      </w:pPr>
    </w:p>
    <w:p w14:paraId="34D8FB41" w14:textId="097C73AE" w:rsidR="003C6023" w:rsidRDefault="003C6023">
      <w:pPr>
        <w:pStyle w:val="CommentText"/>
      </w:pPr>
      <w:r>
        <w:t>Alternatively, would it be ok to stop discriminating between these two? Or is it useful anywhere?</w:t>
      </w:r>
    </w:p>
  </w:comment>
  <w:comment w:id="103" w:author="Christian Madsen" w:date="2022-06-24T19:40:00Z" w:initials="CM">
    <w:p w14:paraId="702F709E" w14:textId="77777777" w:rsidR="003C6023" w:rsidRDefault="003C6023" w:rsidP="009E4A54">
      <w:pPr>
        <w:jc w:val="left"/>
      </w:pPr>
      <w:r>
        <w:rPr>
          <w:rStyle w:val="CommentReference"/>
        </w:rPr>
        <w:annotationRef/>
      </w:r>
      <w:r>
        <w:t>What do you guys think of the inset?</w:t>
      </w:r>
    </w:p>
  </w:comment>
  <w:comment w:id="104" w:author="David Tezé" w:date="2022-06-29T17:45:00Z" w:initials="DT">
    <w:p w14:paraId="1FB92343" w14:textId="77777777" w:rsidR="003C6023" w:rsidRDefault="003C6023" w:rsidP="00E87EEE">
      <w:pPr>
        <w:pStyle w:val="CommentText"/>
      </w:pPr>
      <w:r>
        <w:rPr>
          <w:rStyle w:val="CommentReference"/>
        </w:rPr>
        <w:annotationRef/>
      </w:r>
      <w:r>
        <w:t xml:space="preserve">It is not very readable. The AUC &amp; correlation is good. </w:t>
      </w:r>
    </w:p>
    <w:p w14:paraId="420C3BC9" w14:textId="77EB4083" w:rsidR="003C6023" w:rsidRDefault="003C6023" w:rsidP="00E87EEE">
      <w:pPr>
        <w:pStyle w:val="CommentText"/>
      </w:pPr>
      <w:r>
        <w:t>Also, can we do the same for our full initial dataset, or is it too tedious / time - consuming?</w:t>
      </w:r>
    </w:p>
    <w:p w14:paraId="1716D176" w14:textId="1D5A6910" w:rsidR="003C6023" w:rsidRDefault="003C6023" w:rsidP="00E87EEE">
      <w:pPr>
        <w:pStyle w:val="CommentText"/>
      </w:pPr>
      <w:r>
        <w:t>And for our second dataset as well?</w:t>
      </w:r>
    </w:p>
  </w:comment>
  <w:comment w:id="105" w:author="David Tezé" w:date="2022-06-30T10:57:00Z" w:initials="DT">
    <w:p w14:paraId="2EA9631A" w14:textId="2BD7E073" w:rsidR="003C6023" w:rsidRDefault="003C6023">
      <w:pPr>
        <w:pStyle w:val="CommentText"/>
      </w:pPr>
      <w:r>
        <w:rPr>
          <w:rStyle w:val="CommentReference"/>
        </w:rPr>
        <w:annotationRef/>
      </w:r>
      <w:r>
        <w:t>Would that also be true with the other acceptors than the one in GT predict?</w:t>
      </w:r>
    </w:p>
    <w:p w14:paraId="13CA7518" w14:textId="7A2D62B3" w:rsidR="003C6023" w:rsidRDefault="003C6023">
      <w:pPr>
        <w:pStyle w:val="CommentText"/>
      </w:pPr>
    </w:p>
    <w:p w14:paraId="3A307326" w14:textId="1EB885F0" w:rsidR="003C6023" w:rsidRDefault="003C6023">
      <w:pPr>
        <w:pStyle w:val="CommentText"/>
      </w:pPr>
      <w:r>
        <w:t>If yes, let’s show it.</w:t>
      </w:r>
    </w:p>
    <w:p w14:paraId="6620B253" w14:textId="282F7423" w:rsidR="003C6023" w:rsidRDefault="003C6023">
      <w:pPr>
        <w:pStyle w:val="CommentText"/>
      </w:pPr>
      <w:r>
        <w:t xml:space="preserve">If no, let’s show it too </w:t>
      </w:r>
    </w:p>
    <w:p w14:paraId="3F872301" w14:textId="07F2CCA6" w:rsidR="003C6023" w:rsidRDefault="003C6023">
      <w:pPr>
        <w:pStyle w:val="CommentText"/>
      </w:pPr>
    </w:p>
    <w:p w14:paraId="08A1B062" w14:textId="69BFF5DC" w:rsidR="003C6023" w:rsidRDefault="003C6023">
      <w:pPr>
        <w:pStyle w:val="CommentText"/>
      </w:pPr>
      <w:r>
        <w:t>If we cannot test it we should mention that then.</w:t>
      </w:r>
    </w:p>
  </w:comment>
  <w:comment w:id="107" w:author="Christian Madsen" w:date="2022-06-24T16:49:00Z" w:initials="CM">
    <w:p w14:paraId="59DAC7B5" w14:textId="67004CAA" w:rsidR="003C6023" w:rsidRDefault="003C6023" w:rsidP="009E4A54">
      <w:pPr>
        <w:jc w:val="left"/>
      </w:pPr>
      <w:r>
        <w:rPr>
          <w:rStyle w:val="CommentReference"/>
        </w:rPr>
        <w:annotationRef/>
      </w:r>
      <w:r>
        <w:t>I don't know which publications he used. If it's not mentioned on MS teams, then we should ask him.</w:t>
      </w:r>
    </w:p>
  </w:comment>
  <w:comment w:id="108" w:author="Christian Madsen" w:date="2022-06-24T16:51:00Z" w:initials="CM">
    <w:p w14:paraId="647A1596" w14:textId="77777777" w:rsidR="003C6023" w:rsidRDefault="003C6023" w:rsidP="009E4A54">
      <w:pPr>
        <w:jc w:val="left"/>
      </w:pPr>
      <w:r>
        <w:rPr>
          <w:rStyle w:val="CommentReference"/>
        </w:rPr>
        <w:annotationRef/>
      </w:r>
      <w:r>
        <w:t>I also have a table 20201218_UGT_activitydata_from_lit.xlsx and UGT reactivity Natalia.xlsx but they haven't been used (yet).</w:t>
      </w:r>
    </w:p>
  </w:comment>
  <w:comment w:id="112" w:author="David Tezé" w:date="2022-07-07T20:58:00Z" w:initials="DT">
    <w:p w14:paraId="364F8BCA" w14:textId="4D058DB0" w:rsidR="003C6023" w:rsidRDefault="003C6023">
      <w:pPr>
        <w:pStyle w:val="CommentText"/>
      </w:pPr>
      <w:r>
        <w:rPr>
          <w:rStyle w:val="CommentReference"/>
        </w:rPr>
        <w:annotationRef/>
      </w:r>
      <w:r>
        <w:t>Date has to be informed here, as it is not the same anymore/</w:t>
      </w:r>
    </w:p>
  </w:comment>
  <w:comment w:id="114" w:author="David Tezé" w:date="2022-07-06T19:49:00Z" w:initials="DT">
    <w:p w14:paraId="32DEB06B" w14:textId="3565DD35" w:rsidR="003C6023" w:rsidRDefault="003C6023">
      <w:pPr>
        <w:pStyle w:val="CommentText"/>
      </w:pPr>
      <w:r>
        <w:rPr>
          <w:rStyle w:val="CommentReference"/>
        </w:rPr>
        <w:annotationRef/>
      </w:r>
      <w:r>
        <w:t>I think the points below could be made visible on the Figure?</w:t>
      </w:r>
    </w:p>
    <w:p w14:paraId="1FE3FF91" w14:textId="7C9DB843" w:rsidR="003C6023" w:rsidRDefault="003C6023">
      <w:pPr>
        <w:pStyle w:val="CommentText"/>
      </w:pPr>
      <w:r>
        <w:t>Also, both text and inside figures should be made bigger.</w:t>
      </w:r>
    </w:p>
  </w:comment>
  <w:comment w:id="115" w:author="Christian Madsen" w:date="2022-06-10T14:25:00Z" w:initials="CM">
    <w:p w14:paraId="5408FBB4" w14:textId="42ABA992" w:rsidR="003C6023" w:rsidRDefault="003C6023">
      <w:pPr>
        <w:pStyle w:val="CommentText"/>
      </w:pPr>
      <w:r>
        <w:rPr>
          <w:rStyle w:val="CommentReference"/>
        </w:rPr>
        <w:annotationRef/>
      </w:r>
      <w:r w:rsidRPr="00EF5B33">
        <w:t>compare number of seqs in uniprot with RCSB?</w:t>
      </w:r>
    </w:p>
  </w:comment>
  <w:comment w:id="116" w:author="David Tezé" w:date="2022-06-30T11:51:00Z" w:initials="DT">
    <w:p w14:paraId="0B4ED99E" w14:textId="6DC06FDA" w:rsidR="003C6023" w:rsidRDefault="003C6023">
      <w:pPr>
        <w:pStyle w:val="CommentText"/>
      </w:pPr>
      <w:r>
        <w:rPr>
          <w:rStyle w:val="CommentReference"/>
        </w:rPr>
        <w:annotationRef/>
      </w:r>
      <w:r>
        <w:t>I would remove, as of today there are a lot of available structure thanks to predicted structures.</w:t>
      </w:r>
    </w:p>
  </w:comment>
  <w:comment w:id="117" w:author="Christian Madsen" w:date="2022-06-07T18:53:00Z" w:initials="CM">
    <w:p w14:paraId="1E61D9E3" w14:textId="77777777" w:rsidR="003C6023" w:rsidRDefault="003C6023" w:rsidP="0039547B">
      <w:pPr>
        <w:pStyle w:val="CommentText"/>
      </w:pPr>
      <w:r>
        <w:rPr>
          <w:rStyle w:val="CommentReference"/>
        </w:rPr>
        <w:annotationRef/>
      </w:r>
      <w:r>
        <w:t xml:space="preserve">Is some of this too detailed for main text? </w:t>
      </w:r>
    </w:p>
  </w:comment>
  <w:comment w:id="118" w:author="David Tezé" w:date="2022-06-30T11:53:00Z" w:initials="DT">
    <w:p w14:paraId="027097A0" w14:textId="0CFBACB0" w:rsidR="003C6023" w:rsidRDefault="003C6023">
      <w:pPr>
        <w:pStyle w:val="CommentText"/>
      </w:pPr>
      <w:r>
        <w:rPr>
          <w:rStyle w:val="CommentReference"/>
        </w:rPr>
        <w:annotationRef/>
      </w:r>
      <w:r>
        <w:t>I think it is a bit too detailed on the first. The Blossum62 paragraph is fine for me.</w:t>
      </w:r>
    </w:p>
    <w:p w14:paraId="2E1C975B" w14:textId="60227C59" w:rsidR="003C6023" w:rsidRDefault="003C6023">
      <w:pPr>
        <w:pStyle w:val="CommentText"/>
      </w:pPr>
      <w:r>
        <w:t>Alternatively, ambiguous amino acids should be explained.</w:t>
      </w:r>
    </w:p>
  </w:comment>
  <w:comment w:id="119" w:author="David Tezé" w:date="2022-07-11T13:29:00Z" w:initials="DT">
    <w:p w14:paraId="11DB22E4" w14:textId="014B2198" w:rsidR="003C6023" w:rsidRDefault="003C6023">
      <w:pPr>
        <w:pStyle w:val="CommentText"/>
      </w:pPr>
      <w:r>
        <w:rPr>
          <w:rStyle w:val="CommentReference"/>
        </w:rPr>
        <w:annotationRef/>
      </w:r>
      <w:r>
        <w:t>Pretty nice figure. Resolution is a bit low but I guess it can be fixed?</w:t>
      </w:r>
    </w:p>
    <w:p w14:paraId="3A547705" w14:textId="3B6E4F09" w:rsidR="003C6023" w:rsidRDefault="003C6023">
      <w:pPr>
        <w:pStyle w:val="CommentText"/>
      </w:pPr>
    </w:p>
    <w:p w14:paraId="11DAE044" w14:textId="162D11BE" w:rsidR="003C6023" w:rsidRDefault="003C6023">
      <w:pPr>
        <w:pStyle w:val="CommentText"/>
      </w:pPr>
      <w:r>
        <w:t>Also after “muscle”, shouldn’t we show also a “1 MSA” label, in the same style as “HMM”?</w:t>
      </w:r>
    </w:p>
  </w:comment>
  <w:comment w:id="120" w:author="Christian Madsen" w:date="2022-07-15T19:16:00Z" w:initials="CM">
    <w:p w14:paraId="2367ADEE" w14:textId="77777777" w:rsidR="00B71F20" w:rsidRDefault="00322488" w:rsidP="00961BFC">
      <w:pPr>
        <w:jc w:val="left"/>
      </w:pPr>
      <w:r>
        <w:rPr>
          <w:rStyle w:val="CommentReference"/>
        </w:rPr>
        <w:annotationRef/>
      </w:r>
      <w:r w:rsidR="00B71F20">
        <w:t>We have no limit to resolution, I made vector graphics. Word is flattening it then compressing it so I put pngs here for now, but I imagine the journal will get figures as separate files and then we should get them pdfs. MSA is implied by the schematic, but I added a label now if it's more clear.</w:t>
      </w:r>
    </w:p>
  </w:comment>
  <w:comment w:id="128" w:author="David Tezé" w:date="2022-07-11T13:32:00Z" w:initials="DT">
    <w:p w14:paraId="5FA015BF" w14:textId="2E44DE0E" w:rsidR="003C6023" w:rsidRDefault="003C6023">
      <w:pPr>
        <w:pStyle w:val="CommentText"/>
      </w:pPr>
      <w:r>
        <w:rPr>
          <w:rStyle w:val="CommentReference"/>
        </w:rPr>
        <w:annotationRef/>
      </w:r>
      <w:r>
        <w:t xml:space="preserve">We really do not see the molecules well in the top right. </w:t>
      </w:r>
    </w:p>
    <w:p w14:paraId="54D3AD65" w14:textId="3D738D00" w:rsidR="003C6023" w:rsidRDefault="003C6023">
      <w:pPr>
        <w:pStyle w:val="CommentText"/>
      </w:pPr>
      <w:r>
        <w:t>Otherwise pretty clear.</w:t>
      </w:r>
    </w:p>
  </w:comment>
  <w:comment w:id="129" w:author="David Tezé" w:date="2022-07-11T14:28:00Z" w:initials="DT">
    <w:p w14:paraId="3E0DB927" w14:textId="4693C327" w:rsidR="003C6023" w:rsidRDefault="003C6023">
      <w:pPr>
        <w:pStyle w:val="CommentText"/>
      </w:pPr>
      <w:r>
        <w:rPr>
          <w:rStyle w:val="CommentReference"/>
        </w:rPr>
        <w:annotationRef/>
      </w:r>
      <w:r>
        <w:t xml:space="preserve">I would put maybe just three molecules, and like this to put them big. </w:t>
      </w:r>
    </w:p>
    <w:p w14:paraId="2DB295F9" w14:textId="56B97AAB" w:rsidR="003C6023" w:rsidRDefault="003C6023">
      <w:pPr>
        <w:pStyle w:val="CommentText"/>
      </w:pPr>
    </w:p>
    <w:p w14:paraId="24A3E42A" w14:textId="5832E303" w:rsidR="003C6023" w:rsidRDefault="003C6023">
      <w:pPr>
        <w:pStyle w:val="CommentText"/>
      </w:pPr>
      <w:r>
        <w:t>The molecule above SESA, I guess it is Tyr?</w:t>
      </w:r>
    </w:p>
    <w:p w14:paraId="333BC727" w14:textId="6ABC87C3" w:rsidR="003C6023" w:rsidRDefault="003C6023">
      <w:pPr>
        <w:pStyle w:val="CommentText"/>
      </w:pPr>
      <w:r>
        <w:t>It is not very clear, probably have to be rotated.</w:t>
      </w:r>
    </w:p>
    <w:p w14:paraId="5DB13907" w14:textId="1CC14F99" w:rsidR="003C6023" w:rsidRDefault="003C6023">
      <w:pPr>
        <w:pStyle w:val="CommentText"/>
      </w:pPr>
    </w:p>
    <w:p w14:paraId="3F1750E9" w14:textId="53D57452" w:rsidR="003C6023" w:rsidRDefault="003C6023">
      <w:pPr>
        <w:pStyle w:val="CommentText"/>
      </w:pPr>
      <w:r>
        <w:t>Removing nonpolar hydrogens on all molecules would make them more readable too.</w:t>
      </w:r>
    </w:p>
  </w:comment>
  <w:comment w:id="130" w:author="Christian Madsen" w:date="2022-07-15T21:14:00Z" w:initials="CM">
    <w:p w14:paraId="0AF4C86D" w14:textId="77777777" w:rsidR="000D1FB9" w:rsidRDefault="000D1FB9" w:rsidP="00B032D4">
      <w:pPr>
        <w:jc w:val="left"/>
      </w:pPr>
      <w:r>
        <w:rPr>
          <w:rStyle w:val="CommentReference"/>
        </w:rPr>
        <w:annotationRef/>
      </w:r>
      <w:r>
        <w:t>Again, resolution is because of word, but I have scaled up the molecule examples for the MDS plot and removed hydrogen from all molecules.</w:t>
      </w:r>
    </w:p>
  </w:comment>
  <w:comment w:id="132" w:author="David Tezé" w:date="2022-07-06T19:52:00Z" w:initials="DT">
    <w:p w14:paraId="4B33ED17" w14:textId="555FF006" w:rsidR="003C6023" w:rsidRDefault="003C6023">
      <w:pPr>
        <w:pStyle w:val="CommentText"/>
      </w:pPr>
      <w:r>
        <w:rPr>
          <w:rStyle w:val="CommentReference"/>
        </w:rPr>
        <w:annotationRef/>
      </w:r>
      <w:r>
        <w:t>Maybe include some blocks with title / background colouring?</w:t>
      </w:r>
    </w:p>
    <w:p w14:paraId="5E6835CA" w14:textId="7179809D" w:rsidR="003C6023" w:rsidRDefault="003C6023">
      <w:pPr>
        <w:pStyle w:val="CommentText"/>
      </w:pPr>
    </w:p>
    <w:p w14:paraId="5D47F03C" w14:textId="79BA4DB6" w:rsidR="003C6023" w:rsidRDefault="003C6023">
      <w:pPr>
        <w:pStyle w:val="CommentText"/>
      </w:pPr>
      <w:r>
        <w:t xml:space="preserve">Otherwise, remove the conjugate acid part. </w:t>
      </w:r>
    </w:p>
    <w:p w14:paraId="7B443234" w14:textId="51489A0B" w:rsidR="003C6023" w:rsidRDefault="003C6023">
      <w:pPr>
        <w:pStyle w:val="CommentText"/>
      </w:pPr>
    </w:p>
    <w:p w14:paraId="694A74D4" w14:textId="4FD7490D" w:rsidR="003C6023" w:rsidRDefault="003C6023">
      <w:pPr>
        <w:pStyle w:val="CommentText"/>
      </w:pPr>
      <w:r>
        <w:t>On the left hand part, shouldn’t there be the negative acceptors as well?</w:t>
      </w:r>
    </w:p>
    <w:p w14:paraId="111A4CC5" w14:textId="19F609B2" w:rsidR="003C6023" w:rsidRDefault="003C6023">
      <w:pPr>
        <w:pStyle w:val="CommentText"/>
      </w:pPr>
    </w:p>
    <w:p w14:paraId="03741DA0" w14:textId="77777777" w:rsidR="003C6023" w:rsidRDefault="003C6023">
      <w:pPr>
        <w:pStyle w:val="CommentText"/>
      </w:pPr>
      <w:r>
        <w:t xml:space="preserve">A possibility is to just ignore the left hand part, and say we start with SMILES/CAS/ChemID, etc. </w:t>
      </w:r>
    </w:p>
    <w:p w14:paraId="36F66D45" w14:textId="77777777" w:rsidR="003C6023" w:rsidRDefault="003C6023">
      <w:pPr>
        <w:pStyle w:val="CommentText"/>
      </w:pPr>
    </w:p>
    <w:p w14:paraId="0EDEA9F0" w14:textId="188D8223" w:rsidR="003C6023" w:rsidRDefault="003C6023">
      <w:pPr>
        <w:pStyle w:val="CommentText"/>
      </w:pPr>
      <w:r>
        <w:t xml:space="preserve">What is coumarins doing here from RDkit? </w:t>
      </w:r>
    </w:p>
  </w:comment>
  <w:comment w:id="133" w:author="Christian Madsen" w:date="2022-07-09T21:13:00Z" w:initials="CM">
    <w:p w14:paraId="273A9161" w14:textId="77777777" w:rsidR="003C6023" w:rsidRDefault="003C6023" w:rsidP="006149C6">
      <w:pPr>
        <w:jc w:val="left"/>
      </w:pPr>
      <w:r>
        <w:rPr>
          <w:rStyle w:val="CommentReference"/>
        </w:rPr>
        <w:annotationRef/>
      </w:r>
      <w:r>
        <w:t xml:space="preserve">Coumarins were counted, among many other groups. </w:t>
      </w:r>
    </w:p>
  </w:comment>
  <w:comment w:id="139" w:author="Christian Madsen" w:date="2022-06-10T14:14:00Z" w:initials="CM">
    <w:p w14:paraId="5AA5B71E" w14:textId="0CE80BCF" w:rsidR="003C6023" w:rsidRDefault="003C6023">
      <w:pPr>
        <w:pStyle w:val="CommentText"/>
      </w:pPr>
      <w:r>
        <w:rPr>
          <w:rStyle w:val="CommentReference"/>
        </w:rPr>
        <w:annotationRef/>
      </w:r>
      <w:r>
        <w:t>Redundant?</w:t>
      </w:r>
    </w:p>
  </w:comment>
  <w:comment w:id="140" w:author="David Tezé" w:date="2022-06-30T11:55:00Z" w:initials="DT">
    <w:p w14:paraId="315B31B4" w14:textId="253B897F" w:rsidR="003C6023" w:rsidRDefault="003C6023">
      <w:pPr>
        <w:pStyle w:val="CommentText"/>
      </w:pPr>
      <w:r>
        <w:rPr>
          <w:rStyle w:val="CommentReference"/>
        </w:rPr>
        <w:annotationRef/>
      </w:r>
      <w:r>
        <w:t>I would keep</w:t>
      </w:r>
    </w:p>
  </w:comment>
  <w:comment w:id="141" w:author="David Tezé" w:date="2022-06-30T11:38:00Z" w:initials="DT">
    <w:p w14:paraId="1B2E83AC" w14:textId="008501C9" w:rsidR="003C6023" w:rsidRDefault="003C6023">
      <w:pPr>
        <w:pStyle w:val="CommentText"/>
      </w:pPr>
      <w:r>
        <w:rPr>
          <w:rStyle w:val="CommentReference"/>
        </w:rPr>
        <w:annotationRef/>
      </w:r>
      <w:r>
        <w:t>Could we rerun it, but using the predictor that is actually also good with the second dataset?</w:t>
      </w:r>
    </w:p>
    <w:p w14:paraId="09A21EF1" w14:textId="51263E72" w:rsidR="003C6023" w:rsidRDefault="003C6023">
      <w:pPr>
        <w:pStyle w:val="CommentText"/>
      </w:pPr>
      <w:r>
        <w:t>If it works well/similarly, we may not have to insist too much on this one?</w:t>
      </w:r>
    </w:p>
  </w:comment>
  <w:comment w:id="149" w:author="David Tezé" w:date="2022-07-06T20:33:00Z" w:initials="DT">
    <w:p w14:paraId="1A62E7F3" w14:textId="395FADE3" w:rsidR="003C6023" w:rsidRDefault="003C6023">
      <w:pPr>
        <w:pStyle w:val="CommentText"/>
      </w:pPr>
      <w:r>
        <w:rPr>
          <w:rStyle w:val="CommentReference"/>
        </w:rPr>
        <w:annotationRef/>
      </w:r>
      <w:r>
        <w:t>If we could represent the data in this way, experiments and prediction mirroring each other, that would be great.</w:t>
      </w:r>
    </w:p>
    <w:p w14:paraId="269EA52C" w14:textId="0C7BB297" w:rsidR="003C6023" w:rsidRDefault="003C6023">
      <w:pPr>
        <w:pStyle w:val="CommentText"/>
      </w:pPr>
    </w:p>
    <w:p w14:paraId="007EFE69" w14:textId="0137B59F" w:rsidR="003C6023" w:rsidRDefault="003C6023">
      <w:pPr>
        <w:pStyle w:val="CommentText"/>
      </w:pPr>
      <w:r>
        <w:t>Otherwise, proba x yields?</w:t>
      </w:r>
    </w:p>
    <w:p w14:paraId="513F51FA" w14:textId="6625DD4F" w:rsidR="003C6023" w:rsidRDefault="003C6023">
      <w:pPr>
        <w:pStyle w:val="CommentText"/>
      </w:pPr>
    </w:p>
    <w:p w14:paraId="55A8175C" w14:textId="47629F20" w:rsidR="003C6023" w:rsidRDefault="003C6023">
      <w:pPr>
        <w:pStyle w:val="CommentText"/>
      </w:pPr>
      <w:r>
        <w:t>Other ideas?</w:t>
      </w:r>
    </w:p>
  </w:comment>
  <w:comment w:id="151" w:author="David Tezé" w:date="2022-07-05T16:54:00Z" w:initials="DT">
    <w:p w14:paraId="3B6CDE27" w14:textId="58820A5D" w:rsidR="003C6023" w:rsidRDefault="003C6023">
      <w:pPr>
        <w:pStyle w:val="CommentText"/>
      </w:pPr>
      <w:r>
        <w:rPr>
          <w:rStyle w:val="CommentReference"/>
        </w:rPr>
        <w:annotationRef/>
      </w:r>
      <w:r>
        <w:t>I am only putting bullets points for now.</w:t>
      </w:r>
    </w:p>
  </w:comment>
  <w:comment w:id="186" w:author="David Tezé" w:date="2022-06-29T17:56:00Z" w:initials="DT">
    <w:p w14:paraId="2E20CC1B" w14:textId="181B873E" w:rsidR="003C6023" w:rsidRDefault="003C6023">
      <w:pPr>
        <w:pStyle w:val="CommentText"/>
      </w:pPr>
      <w:r>
        <w:rPr>
          <w:rStyle w:val="CommentReference"/>
        </w:rPr>
        <w:annotationRef/>
      </w:r>
      <w:r>
        <w:t>Christian, that is for you!</w:t>
      </w:r>
    </w:p>
    <w:p w14:paraId="732020F9" w14:textId="636A9296" w:rsidR="003C6023" w:rsidRDefault="003C6023">
      <w:pPr>
        <w:pStyle w:val="CommentText"/>
      </w:pPr>
      <w:r>
        <w:t>I did put this symbol with your name</w:t>
      </w:r>
    </w:p>
  </w:comment>
  <w:comment w:id="187" w:author="David Tezé" w:date="2022-06-29T17:56:00Z" w:initials="DT">
    <w:p w14:paraId="01AFFB54" w14:textId="11AE760F" w:rsidR="003C6023" w:rsidRDefault="003C6023">
      <w:pPr>
        <w:pStyle w:val="CommentText"/>
      </w:pPr>
      <w:r>
        <w:rPr>
          <w:rStyle w:val="CommentReference"/>
        </w:rPr>
        <w:annotationRef/>
      </w:r>
      <w:r>
        <w:t>On Christian and me</w:t>
      </w:r>
    </w:p>
  </w:comment>
  <w:comment w:id="192" w:author="David Tezé" w:date="2022-05-20T16:36:00Z" w:initials="DT">
    <w:p w14:paraId="71E6119A" w14:textId="2C8C5EE5" w:rsidR="003C6023" w:rsidRDefault="003C6023">
      <w:pPr>
        <w:pStyle w:val="CommentText"/>
      </w:pPr>
      <w:r>
        <w:rPr>
          <w:rStyle w:val="CommentReference"/>
        </w:rPr>
        <w:annotationRef/>
      </w:r>
      <w:r>
        <w:t>Well, that but with more info (sequence length, etc.) but no Tm.</w:t>
      </w:r>
    </w:p>
  </w:comment>
  <w:comment w:id="356" w:author="David Tezé" w:date="2022-05-20T16:36:00Z" w:initials="DT">
    <w:p w14:paraId="24224F95" w14:textId="4524ED6A" w:rsidR="003C6023" w:rsidRDefault="003C6023" w:rsidP="00013C75">
      <w:pPr>
        <w:pStyle w:val="CommentText"/>
      </w:pPr>
      <w:r>
        <w:rPr>
          <w:rStyle w:val="CommentReference"/>
        </w:rPr>
        <w:annotationRef/>
      </w:r>
      <w:r>
        <w:t>Except it will be Tiia’s dataset, presented as yes/no</w:t>
      </w:r>
    </w:p>
  </w:comment>
  <w:comment w:id="363" w:author="David Tezé" w:date="2022-05-20T16:36:00Z" w:initials="DT">
    <w:p w14:paraId="6BD89E9C" w14:textId="40AA4587" w:rsidR="003C6023" w:rsidRDefault="003C6023" w:rsidP="00E27EB2">
      <w:pPr>
        <w:pStyle w:val="CommentText"/>
      </w:pPr>
      <w:r>
        <w:rPr>
          <w:rStyle w:val="CommentReference"/>
        </w:rPr>
        <w:annotationRef/>
      </w:r>
      <w:r>
        <w:rPr>
          <w:rStyle w:val="CommentReference"/>
        </w:rPr>
        <w:t>Will maybe have to change the coloring to reflect the 50:50, and I will put it clustered according to phylogeny.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84DE8A" w15:done="0"/>
  <w15:commentEx w15:paraId="78593135" w15:paraIdParent="6384DE8A" w15:done="0"/>
  <w15:commentEx w15:paraId="26EF2637" w15:done="0"/>
  <w15:commentEx w15:paraId="06D71332" w15:paraIdParent="26EF2637" w15:done="0"/>
  <w15:commentEx w15:paraId="7AE9A6F7" w15:done="0"/>
  <w15:commentEx w15:paraId="2E3A7B4A" w15:done="1"/>
  <w15:commentEx w15:paraId="55741EC9" w15:done="0"/>
  <w15:commentEx w15:paraId="3BD4ACDC" w15:paraIdParent="55741EC9" w15:done="0"/>
  <w15:commentEx w15:paraId="5C6E90E7" w15:done="0"/>
  <w15:commentEx w15:paraId="4F618DD8" w15:done="0"/>
  <w15:commentEx w15:paraId="681A3D70" w15:done="0"/>
  <w15:commentEx w15:paraId="6CEDA816" w15:done="0"/>
  <w15:commentEx w15:paraId="023BED5E" w15:done="1"/>
  <w15:commentEx w15:paraId="500DCF38" w15:paraIdParent="023BED5E" w15:done="1"/>
  <w15:commentEx w15:paraId="759E2A74" w15:done="0"/>
  <w15:commentEx w15:paraId="3FB9724A" w15:done="0"/>
  <w15:commentEx w15:paraId="5C11993B" w15:paraIdParent="3FB9724A" w15:done="0"/>
  <w15:commentEx w15:paraId="4DB03341" w15:paraIdParent="3FB9724A" w15:done="0"/>
  <w15:commentEx w15:paraId="229BB617" w15:done="0"/>
  <w15:commentEx w15:paraId="4AA5446E" w15:paraIdParent="229BB617" w15:done="0"/>
  <w15:commentEx w15:paraId="4ECFDE1E" w15:paraIdParent="229BB617" w15:done="0"/>
  <w15:commentEx w15:paraId="68D0257A" w15:paraIdParent="229BB617" w15:done="0"/>
  <w15:commentEx w15:paraId="34D8FB41" w15:done="0"/>
  <w15:commentEx w15:paraId="702F709E" w15:done="0"/>
  <w15:commentEx w15:paraId="1716D176" w15:paraIdParent="702F709E" w15:done="0"/>
  <w15:commentEx w15:paraId="08A1B062" w15:done="0"/>
  <w15:commentEx w15:paraId="59DAC7B5" w15:done="0"/>
  <w15:commentEx w15:paraId="647A1596" w15:paraIdParent="59DAC7B5" w15:done="0"/>
  <w15:commentEx w15:paraId="364F8BCA" w15:done="0"/>
  <w15:commentEx w15:paraId="1FE3FF91" w15:done="0"/>
  <w15:commentEx w15:paraId="5408FBB4" w15:done="1"/>
  <w15:commentEx w15:paraId="0B4ED99E" w15:paraIdParent="5408FBB4" w15:done="1"/>
  <w15:commentEx w15:paraId="1E61D9E3" w15:done="0"/>
  <w15:commentEx w15:paraId="2E1C975B" w15:paraIdParent="1E61D9E3" w15:done="0"/>
  <w15:commentEx w15:paraId="11DAE044" w15:done="0"/>
  <w15:commentEx w15:paraId="2367ADEE" w15:paraIdParent="11DAE044" w15:done="0"/>
  <w15:commentEx w15:paraId="54D3AD65" w15:done="0"/>
  <w15:commentEx w15:paraId="3F1750E9" w15:paraIdParent="54D3AD65" w15:done="0"/>
  <w15:commentEx w15:paraId="0AF4C86D" w15:paraIdParent="54D3AD65" w15:done="0"/>
  <w15:commentEx w15:paraId="0EDEA9F0" w15:done="0"/>
  <w15:commentEx w15:paraId="273A9161" w15:paraIdParent="0EDEA9F0" w15:done="0"/>
  <w15:commentEx w15:paraId="5AA5B71E" w15:done="1"/>
  <w15:commentEx w15:paraId="315B31B4" w15:paraIdParent="5AA5B71E" w15:done="1"/>
  <w15:commentEx w15:paraId="09A21EF1" w15:done="0"/>
  <w15:commentEx w15:paraId="55A8175C" w15:done="0"/>
  <w15:commentEx w15:paraId="3B6CDE27" w15:done="0"/>
  <w15:commentEx w15:paraId="732020F9" w15:done="0"/>
  <w15:commentEx w15:paraId="01AFFB54" w15:done="0"/>
  <w15:commentEx w15:paraId="71E6119A" w15:done="0"/>
  <w15:commentEx w15:paraId="24224F95" w15:done="0"/>
  <w15:commentEx w15:paraId="6BD89E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154CF" w16cex:dateUtc="2022-07-07T10:45:00Z"/>
  <w16cex:commentExtensible w16cex:durableId="2671532C" w16cex:dateUtc="2022-07-07T10:42:00Z"/>
  <w16cex:commentExtensible w16cex:durableId="2677CF01" w16cex:dateUtc="2022-07-12T08:44:00Z"/>
  <w16cex:commentExtensible w16cex:durableId="26715393" w16cex:dateUtc="2022-07-07T10:44:00Z"/>
  <w16cex:commentExtensible w16cex:durableId="2677D1E9" w16cex:dateUtc="2022-07-12T08:56:00Z"/>
  <w16cex:commentExtensible w16cex:durableId="26746EB1" w16cex:dateUtc="2022-07-09T11:16:00Z"/>
  <w16cex:commentExtensible w16cex:durableId="26746F1D" w16cex:dateUtc="2022-07-09T11:18:00Z"/>
  <w16cex:commentExtensible w16cex:durableId="266091A3" w16cex:dateUtc="2022-06-24T09:40:00Z"/>
  <w16cex:commentExtensible w16cex:durableId="26606983" w16cex:dateUtc="2022-06-24T06:49:00Z"/>
  <w16cex:commentExtensible w16cex:durableId="266069F6" w16cex:dateUtc="2022-06-24T06:51:00Z"/>
  <w16cex:commentExtensible w16cex:durableId="264DD2CF" w16cex:dateUtc="2022-06-10T04:25:00Z"/>
  <w16cex:commentExtensible w16cex:durableId="264A1D38" w16cex:dateUtc="2022-06-07T08:53:00Z"/>
  <w16cex:commentExtensible w16cex:durableId="267C3B81" w16cex:dateUtc="2022-07-15T09:16:00Z"/>
  <w16cex:commentExtensible w16cex:durableId="267C5753" w16cex:dateUtc="2022-07-15T11:14:00Z"/>
  <w16cex:commentExtensible w16cex:durableId="26746DDC" w16cex:dateUtc="2022-07-09T11:13:00Z"/>
  <w16cex:commentExtensible w16cex:durableId="264DD02E" w16cex:dateUtc="2022-06-10T04:14:00Z"/>
  <w16cex:commentExtensible w16cex:durableId="26362E1A" w16cex:dateUtc="2022-05-20T06:36:00Z"/>
  <w16cex:commentExtensible w16cex:durableId="26362E1B" w16cex:dateUtc="2022-05-20T06:36:00Z"/>
  <w16cex:commentExtensible w16cex:durableId="26362E1C" w16cex:dateUtc="2022-05-20T0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84DE8A" w16cid:durableId="267154CF"/>
  <w16cid:commentId w16cid:paraId="78593135" w16cid:durableId="267464B1"/>
  <w16cid:commentId w16cid:paraId="26EF2637" w16cid:durableId="2671532C"/>
  <w16cid:commentId w16cid:paraId="06D71332" w16cid:durableId="267464B3"/>
  <w16cid:commentId w16cid:paraId="7AE9A6F7" w16cid:durableId="2677CF01"/>
  <w16cid:commentId w16cid:paraId="2E3A7B4A" w16cid:durableId="26715393"/>
  <w16cid:commentId w16cid:paraId="55741EC9" w16cid:durableId="2677D1E9"/>
  <w16cid:commentId w16cid:paraId="3BD4ACDC" w16cid:durableId="267C331C"/>
  <w16cid:commentId w16cid:paraId="5C6E90E7" w16cid:durableId="267C331D"/>
  <w16cid:commentId w16cid:paraId="4F618DD8" w16cid:durableId="2677DC93"/>
  <w16cid:commentId w16cid:paraId="681A3D70" w16cid:durableId="266FE77A"/>
  <w16cid:commentId w16cid:paraId="6CEDA816" w16cid:durableId="2677CD8C"/>
  <w16cid:commentId w16cid:paraId="023BED5E" w16cid:durableId="2671511C"/>
  <w16cid:commentId w16cid:paraId="500DCF38" w16cid:durableId="2671511D"/>
  <w16cid:commentId w16cid:paraId="759E2A74" w16cid:durableId="2677CD8F"/>
  <w16cid:commentId w16cid:paraId="3FB9724A" w16cid:durableId="2671511E"/>
  <w16cid:commentId w16cid:paraId="5C11993B" w16cid:durableId="26746EB1"/>
  <w16cid:commentId w16cid:paraId="4DB03341" w16cid:durableId="2677CD92"/>
  <w16cid:commentId w16cid:paraId="229BB617" w16cid:durableId="2671511F"/>
  <w16cid:commentId w16cid:paraId="4AA5446E" w16cid:durableId="26715120"/>
  <w16cid:commentId w16cid:paraId="4ECFDE1E" w16cid:durableId="26746F1D"/>
  <w16cid:commentId w16cid:paraId="68D0257A" w16cid:durableId="2677CD96"/>
  <w16cid:commentId w16cid:paraId="34D8FB41" w16cid:durableId="267464BF"/>
  <w16cid:commentId w16cid:paraId="702F709E" w16cid:durableId="266091A3"/>
  <w16cid:commentId w16cid:paraId="1716D176" w16cid:durableId="26699BA3"/>
  <w16cid:commentId w16cid:paraId="08A1B062" w16cid:durableId="26699BA4"/>
  <w16cid:commentId w16cid:paraId="59DAC7B5" w16cid:durableId="26606983"/>
  <w16cid:commentId w16cid:paraId="647A1596" w16cid:durableId="266069F6"/>
  <w16cid:commentId w16cid:paraId="364F8BCA" w16cid:durableId="267464C5"/>
  <w16cid:commentId w16cid:paraId="1FE3FF91" w16cid:durableId="26715126"/>
  <w16cid:commentId w16cid:paraId="5408FBB4" w16cid:durableId="264DD2CF"/>
  <w16cid:commentId w16cid:paraId="0B4ED99E" w16cid:durableId="26699BA9"/>
  <w16cid:commentId w16cid:paraId="1E61D9E3" w16cid:durableId="264A1D38"/>
  <w16cid:commentId w16cid:paraId="2E1C975B" w16cid:durableId="26699BAB"/>
  <w16cid:commentId w16cid:paraId="11DAE044" w16cid:durableId="2677CDA3"/>
  <w16cid:commentId w16cid:paraId="2367ADEE" w16cid:durableId="267C3B81"/>
  <w16cid:commentId w16cid:paraId="54D3AD65" w16cid:durableId="2677CDA4"/>
  <w16cid:commentId w16cid:paraId="3F1750E9" w16cid:durableId="2677CDA5"/>
  <w16cid:commentId w16cid:paraId="0AF4C86D" w16cid:durableId="267C5753"/>
  <w16cid:commentId w16cid:paraId="0EDEA9F0" w16cid:durableId="2671512B"/>
  <w16cid:commentId w16cid:paraId="273A9161" w16cid:durableId="26746DDC"/>
  <w16cid:commentId w16cid:paraId="5AA5B71E" w16cid:durableId="264DD02E"/>
  <w16cid:commentId w16cid:paraId="315B31B4" w16cid:durableId="26699BAD"/>
  <w16cid:commentId w16cid:paraId="09A21EF1" w16cid:durableId="26699BC0"/>
  <w16cid:commentId w16cid:paraId="55A8175C" w16cid:durableId="2671512F"/>
  <w16cid:commentId w16cid:paraId="3B6CDE27" w16cid:durableId="266FE7A2"/>
  <w16cid:commentId w16cid:paraId="732020F9" w16cid:durableId="26699BC4"/>
  <w16cid:commentId w16cid:paraId="01AFFB54" w16cid:durableId="26699BC5"/>
  <w16cid:commentId w16cid:paraId="71E6119A" w16cid:durableId="26362E1A"/>
  <w16cid:commentId w16cid:paraId="24224F95" w16cid:durableId="26362E1B"/>
  <w16cid:commentId w16cid:paraId="6BD89E9C" w16cid:durableId="26362E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D589E" w14:textId="77777777" w:rsidR="00BA414D" w:rsidRDefault="00BA414D">
      <w:r>
        <w:separator/>
      </w:r>
    </w:p>
  </w:endnote>
  <w:endnote w:type="continuationSeparator" w:id="0">
    <w:p w14:paraId="0165E404" w14:textId="77777777" w:rsidR="00BA414D" w:rsidRDefault="00BA414D">
      <w:r>
        <w:continuationSeparator/>
      </w:r>
    </w:p>
  </w:endnote>
  <w:endnote w:type="continuationNotice" w:id="1">
    <w:p w14:paraId="54E0B04F" w14:textId="77777777" w:rsidR="00BA414D" w:rsidRDefault="00BA414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embedRegular r:id="rId1" w:subsetted="1" w:fontKey="{88D651AA-307A-EF47-BB1C-A9F524018A2F}"/>
  </w:font>
  <w:font w:name="Symbol">
    <w:panose1 w:val="05050102010706020507"/>
    <w:charset w:val="02"/>
    <w:family w:val="decorative"/>
    <w:pitch w:val="variable"/>
    <w:sig w:usb0="00000000" w:usb1="10000000" w:usb2="00000000" w:usb3="00000000" w:csb0="80000000" w:csb1="00000000"/>
    <w:embedRegular r:id="rId2" w:subsetted="1" w:fontKey="{671ECF39-84EB-D446-B083-6D2321BDED42}"/>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 York">
    <w:altName w:val="Times New Roman"/>
    <w:panose1 w:val="020B0604020202020204"/>
    <w:charset w:val="4D"/>
    <w:family w:val="roman"/>
    <w:pitch w:val="variable"/>
    <w:sig w:usb0="00000003" w:usb1="00000000" w:usb2="00000000" w:usb3="00000000" w:csb0="00000001" w:csb1="00000000"/>
  </w:font>
  <w:font w:name="CMU Serif">
    <w:panose1 w:val="02000603000000000000"/>
    <w:charset w:val="00"/>
    <w:family w:val="auto"/>
    <w:pitch w:val="variable"/>
    <w:sig w:usb0="E10002FF" w:usb1="5201E1EB" w:usb2="00020004" w:usb3="00000000" w:csb0="0000011F" w:csb1="00000000"/>
    <w:embedRegular r:id="rId3" w:fontKey="{4D7249B0-9533-AF48-9AF0-D47C069122BA}"/>
    <w:embedBold r:id="rId4" w:fontKey="{65C3E0E3-18A7-BE4C-BA50-2A49F03DCE92}"/>
    <w:embedItalic r:id="rId5" w:fontKey="{D352B8C4-06BA-034D-BB04-B9A4A2E4E866}"/>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20B0604020202020204"/>
    <w:charset w:val="00"/>
    <w:family w:val="auto"/>
    <w:pitch w:val="variable"/>
    <w:sig w:usb0="00000001" w:usb1="00000001" w:usb2="00000000" w:usb3="00000000" w:csb0="0000019F" w:csb1="00000000"/>
  </w:font>
  <w:font w:name="Calibri">
    <w:panose1 w:val="020F0502020204030204"/>
    <w:charset w:val="00"/>
    <w:family w:val="swiss"/>
    <w:pitch w:val="variable"/>
    <w:sig w:usb0="E4002EFF" w:usb1="C000247B" w:usb2="00000009" w:usb3="00000000" w:csb0="000001FF" w:csb1="00000000"/>
    <w:embedRegular r:id="rId7" w:subsetted="1" w:fontKey="{1AABD947-C7C0-D548-BEE7-E7A2B1B8E2EF}"/>
  </w:font>
  <w:font w:name="Garamond">
    <w:panose1 w:val="02020404030301010803"/>
    <w:charset w:val="00"/>
    <w:family w:val="roman"/>
    <w:pitch w:val="variable"/>
    <w:sig w:usb0="00000287" w:usb1="00000002" w:usb2="00000000" w:usb3="00000000" w:csb0="0000009F" w:csb1="00000000"/>
  </w:font>
  <w:font w:name="CMU Serif Roman">
    <w:altName w:val="CMU SERIF ROMAN"/>
    <w:panose1 w:val="02000603000000000000"/>
    <w:charset w:val="00"/>
    <w:family w:val="auto"/>
    <w:pitch w:val="variable"/>
    <w:sig w:usb0="E10002FF" w:usb1="5201E9EB" w:usb2="02020004" w:usb3="00000000" w:csb0="0000019F" w:csb1="00000000"/>
    <w:embedRegular r:id="rId8" w:fontKey="{F5CB8772-DAAB-A443-9BF1-D6D5DC049918}"/>
    <w:embedBold r:id="rId9" w:fontKey="{C3455B94-EDDF-0245-8BE3-8BA2819D3759}"/>
    <w:embedItalic r:id="rId10" w:fontKey="{B92EEEDA-3170-1849-B0B6-6D7F89A42B1A}"/>
  </w:font>
  <w:font w:name="Operator Mono SSm Lig Book">
    <w:panose1 w:val="02000009000000000000"/>
    <w:charset w:val="00"/>
    <w:family w:val="modern"/>
    <w:notTrueType/>
    <w:pitch w:val="fixed"/>
    <w:sig w:usb0="A00000FF" w:usb1="1000005B" w:usb2="00000000" w:usb3="00000000" w:csb0="0000008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B7E9C" w14:textId="77777777" w:rsidR="003C6023" w:rsidRDefault="003C602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7E4F7F9" w14:textId="77777777" w:rsidR="003C6023" w:rsidRDefault="003C60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48331" w14:textId="128BF6BF" w:rsidR="003C6023" w:rsidRDefault="003C602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02D9">
      <w:rPr>
        <w:rStyle w:val="PageNumber"/>
        <w:noProof/>
      </w:rPr>
      <w:t>9</w:t>
    </w:r>
    <w:r>
      <w:rPr>
        <w:rStyle w:val="PageNumber"/>
      </w:rPr>
      <w:fldChar w:fldCharType="end"/>
    </w:r>
  </w:p>
  <w:p w14:paraId="4E09DF0B" w14:textId="77777777" w:rsidR="003C6023" w:rsidRDefault="003C602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63838" w14:textId="77777777" w:rsidR="00BA414D" w:rsidRDefault="00BA414D">
      <w:r>
        <w:separator/>
      </w:r>
    </w:p>
  </w:footnote>
  <w:footnote w:type="continuationSeparator" w:id="0">
    <w:p w14:paraId="14D05DF7" w14:textId="77777777" w:rsidR="00BA414D" w:rsidRDefault="00BA414D">
      <w:r>
        <w:continuationSeparator/>
      </w:r>
    </w:p>
  </w:footnote>
  <w:footnote w:type="continuationNotice" w:id="1">
    <w:p w14:paraId="6F7021D1" w14:textId="77777777" w:rsidR="00BA414D" w:rsidRDefault="00BA414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169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C0601A"/>
    <w:multiLevelType w:val="multilevel"/>
    <w:tmpl w:val="2D740DBE"/>
    <w:styleLink w:val="Headings"/>
    <w:lvl w:ilvl="0">
      <w:start w:val="1"/>
      <w:numFmt w:val="decimal"/>
      <w:lvlText w:val="%1"/>
      <w:lvlJc w:val="left"/>
      <w:pPr>
        <w:tabs>
          <w:tab w:val="num" w:pos="567"/>
        </w:tabs>
        <w:ind w:left="567" w:hanging="567"/>
      </w:pPr>
    </w:lvl>
    <w:lvl w:ilvl="1">
      <w:start w:val="1"/>
      <w:numFmt w:val="decimal"/>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7"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9"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0"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1"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2" w15:restartNumberingAfterBreak="0">
    <w:nsid w:val="4C231BC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5A2463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A4F16EF"/>
    <w:multiLevelType w:val="hybridMultilevel"/>
    <w:tmpl w:val="4BB4B1B0"/>
    <w:lvl w:ilvl="0" w:tplc="F45C33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01516E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30770253">
    <w:abstractNumId w:val="10"/>
  </w:num>
  <w:num w:numId="2" w16cid:durableId="1214734496">
    <w:abstractNumId w:val="8"/>
  </w:num>
  <w:num w:numId="3" w16cid:durableId="131942211">
    <w:abstractNumId w:val="11"/>
  </w:num>
  <w:num w:numId="4" w16cid:durableId="2137672582">
    <w:abstractNumId w:val="9"/>
  </w:num>
  <w:num w:numId="5" w16cid:durableId="1407992229">
    <w:abstractNumId w:val="7"/>
  </w:num>
  <w:num w:numId="6" w16cid:durableId="847644208">
    <w:abstractNumId w:val="6"/>
  </w:num>
  <w:num w:numId="7" w16cid:durableId="1616982162">
    <w:abstractNumId w:val="5"/>
  </w:num>
  <w:num w:numId="8" w16cid:durableId="1354377298">
    <w:abstractNumId w:val="3"/>
  </w:num>
  <w:num w:numId="9" w16cid:durableId="1573196137">
    <w:abstractNumId w:val="0"/>
  </w:num>
  <w:num w:numId="10" w16cid:durableId="1854109579">
    <w:abstractNumId w:val="4"/>
  </w:num>
  <w:num w:numId="11" w16cid:durableId="616109236">
    <w:abstractNumId w:val="2"/>
  </w:num>
  <w:num w:numId="12" w16cid:durableId="1950041338">
    <w:abstractNumId w:val="14"/>
  </w:num>
  <w:num w:numId="13" w16cid:durableId="47002429">
    <w:abstractNumId w:val="13"/>
  </w:num>
  <w:num w:numId="14" w16cid:durableId="1600333532">
    <w:abstractNumId w:val="15"/>
  </w:num>
  <w:num w:numId="15" w16cid:durableId="1617830852">
    <w:abstractNumId w:val="1"/>
  </w:num>
  <w:num w:numId="16" w16cid:durableId="1611547595">
    <w:abstractNumId w:val="12"/>
  </w:num>
  <w:num w:numId="17" w16cid:durableId="24222333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tte Hededam Welner">
    <w15:presenceInfo w15:providerId="AD" w15:userId="S::diwel@dtu.dk::3b93fc0a-50b6-4e3d-b805-2bb9f1e0c0f7"/>
  </w15:person>
  <w15:person w15:author="Christian Madsen">
    <w15:presenceInfo w15:providerId="AD" w15:userId="S::cdmadsen@student.unimelb.edu.au::5acbe39a-398c-4ad7-a2b2-11b8af396f22"/>
  </w15:person>
  <w15:person w15:author="David Tezé">
    <w15:presenceInfo w15:providerId="AD" w15:userId="S-1-5-21-4207196655-1284807994-987816898-8315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embedTrueTypeFonts/>
  <w:saveSubsetFonts/>
  <w:bordersDoNotSurroundHeader/>
  <w:bordersDoNotSurroundFooter/>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da-DK" w:vendorID="64" w:dllVersion="0" w:nlCheck="1" w:checkStyle="0"/>
  <w:activeWritingStyle w:appName="MSWord" w:lang="en-AU" w:vendorID="64" w:dllVersion="6" w:nlCheck="1" w:checkStyle="1"/>
  <w:activeWritingStyle w:appName="MSWord" w:lang="da-DK" w:vendorID="64" w:dllVersion="6" w:nlCheck="1" w:checkStyle="0"/>
  <w:activeWritingStyle w:appName="MSWord" w:lang="en-AU" w:vendorID="64" w:dllVersion="0" w:nlCheck="1" w:checkStyle="0"/>
  <w:activeWritingStyle w:appName="MSWord" w:lang="fr-FR"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B2F"/>
    <w:rsid w:val="000002F2"/>
    <w:rsid w:val="000006F2"/>
    <w:rsid w:val="00007929"/>
    <w:rsid w:val="0001145D"/>
    <w:rsid w:val="000136EA"/>
    <w:rsid w:val="00013C75"/>
    <w:rsid w:val="00014FCA"/>
    <w:rsid w:val="00015845"/>
    <w:rsid w:val="00022397"/>
    <w:rsid w:val="00023F77"/>
    <w:rsid w:val="0002610E"/>
    <w:rsid w:val="000264D3"/>
    <w:rsid w:val="000276E5"/>
    <w:rsid w:val="000310BD"/>
    <w:rsid w:val="00032740"/>
    <w:rsid w:val="0003365C"/>
    <w:rsid w:val="0005086E"/>
    <w:rsid w:val="000532AC"/>
    <w:rsid w:val="00055FC7"/>
    <w:rsid w:val="0005633D"/>
    <w:rsid w:val="0005660F"/>
    <w:rsid w:val="00056709"/>
    <w:rsid w:val="00061677"/>
    <w:rsid w:val="000641FE"/>
    <w:rsid w:val="00064A94"/>
    <w:rsid w:val="000702AD"/>
    <w:rsid w:val="0007482C"/>
    <w:rsid w:val="00080891"/>
    <w:rsid w:val="00090136"/>
    <w:rsid w:val="00092CB5"/>
    <w:rsid w:val="00095C5F"/>
    <w:rsid w:val="00097313"/>
    <w:rsid w:val="00097789"/>
    <w:rsid w:val="000A0481"/>
    <w:rsid w:val="000A12C9"/>
    <w:rsid w:val="000A2383"/>
    <w:rsid w:val="000A44E7"/>
    <w:rsid w:val="000B2EEB"/>
    <w:rsid w:val="000B352B"/>
    <w:rsid w:val="000B5610"/>
    <w:rsid w:val="000B5966"/>
    <w:rsid w:val="000B7933"/>
    <w:rsid w:val="000C05CC"/>
    <w:rsid w:val="000C1731"/>
    <w:rsid w:val="000C3111"/>
    <w:rsid w:val="000D119A"/>
    <w:rsid w:val="000D144D"/>
    <w:rsid w:val="000D1FB9"/>
    <w:rsid w:val="000D21E7"/>
    <w:rsid w:val="000D286A"/>
    <w:rsid w:val="000D6E5F"/>
    <w:rsid w:val="000D7530"/>
    <w:rsid w:val="000D7841"/>
    <w:rsid w:val="000D79B1"/>
    <w:rsid w:val="000E0ED8"/>
    <w:rsid w:val="000E60FB"/>
    <w:rsid w:val="000E6DEF"/>
    <w:rsid w:val="000E7D2C"/>
    <w:rsid w:val="000F36C9"/>
    <w:rsid w:val="0010091B"/>
    <w:rsid w:val="00102298"/>
    <w:rsid w:val="00102D70"/>
    <w:rsid w:val="00102EA7"/>
    <w:rsid w:val="001035AE"/>
    <w:rsid w:val="001058B0"/>
    <w:rsid w:val="001122E3"/>
    <w:rsid w:val="001123FA"/>
    <w:rsid w:val="001127AB"/>
    <w:rsid w:val="00114B76"/>
    <w:rsid w:val="00116E0B"/>
    <w:rsid w:val="00130953"/>
    <w:rsid w:val="001333A2"/>
    <w:rsid w:val="0013436B"/>
    <w:rsid w:val="001369B2"/>
    <w:rsid w:val="00137D27"/>
    <w:rsid w:val="0014292D"/>
    <w:rsid w:val="00142C98"/>
    <w:rsid w:val="00145270"/>
    <w:rsid w:val="00147E4C"/>
    <w:rsid w:val="00151EE1"/>
    <w:rsid w:val="00154164"/>
    <w:rsid w:val="001546D8"/>
    <w:rsid w:val="001605A3"/>
    <w:rsid w:val="0016299C"/>
    <w:rsid w:val="00163207"/>
    <w:rsid w:val="001640F6"/>
    <w:rsid w:val="00165530"/>
    <w:rsid w:val="001657CE"/>
    <w:rsid w:val="00166924"/>
    <w:rsid w:val="00173E47"/>
    <w:rsid w:val="00182E8F"/>
    <w:rsid w:val="001864D4"/>
    <w:rsid w:val="00190611"/>
    <w:rsid w:val="00192A1E"/>
    <w:rsid w:val="00195ACA"/>
    <w:rsid w:val="001975E8"/>
    <w:rsid w:val="001A09D7"/>
    <w:rsid w:val="001A143B"/>
    <w:rsid w:val="001A3602"/>
    <w:rsid w:val="001A7A90"/>
    <w:rsid w:val="001B1770"/>
    <w:rsid w:val="001C023B"/>
    <w:rsid w:val="001C190D"/>
    <w:rsid w:val="001C4514"/>
    <w:rsid w:val="001D726B"/>
    <w:rsid w:val="001E1C89"/>
    <w:rsid w:val="001E318D"/>
    <w:rsid w:val="001E441B"/>
    <w:rsid w:val="001E5E7D"/>
    <w:rsid w:val="001E631F"/>
    <w:rsid w:val="001E6D67"/>
    <w:rsid w:val="001E7B37"/>
    <w:rsid w:val="001F01B9"/>
    <w:rsid w:val="001F28FC"/>
    <w:rsid w:val="001F4878"/>
    <w:rsid w:val="001F4918"/>
    <w:rsid w:val="001F62B6"/>
    <w:rsid w:val="001F6954"/>
    <w:rsid w:val="00212B1D"/>
    <w:rsid w:val="00223521"/>
    <w:rsid w:val="002237E3"/>
    <w:rsid w:val="002251ED"/>
    <w:rsid w:val="002307F2"/>
    <w:rsid w:val="002351CB"/>
    <w:rsid w:val="00240E76"/>
    <w:rsid w:val="00246E21"/>
    <w:rsid w:val="00252D64"/>
    <w:rsid w:val="00254889"/>
    <w:rsid w:val="00256008"/>
    <w:rsid w:val="00257201"/>
    <w:rsid w:val="00257653"/>
    <w:rsid w:val="0026336C"/>
    <w:rsid w:val="00263874"/>
    <w:rsid w:val="00264CCB"/>
    <w:rsid w:val="00265B8E"/>
    <w:rsid w:val="00265CF6"/>
    <w:rsid w:val="00267E09"/>
    <w:rsid w:val="00271A02"/>
    <w:rsid w:val="00272693"/>
    <w:rsid w:val="002739C0"/>
    <w:rsid w:val="002743A0"/>
    <w:rsid w:val="00275396"/>
    <w:rsid w:val="002757CF"/>
    <w:rsid w:val="0027686E"/>
    <w:rsid w:val="002777E1"/>
    <w:rsid w:val="00284901"/>
    <w:rsid w:val="00285DF1"/>
    <w:rsid w:val="00286833"/>
    <w:rsid w:val="00286AA7"/>
    <w:rsid w:val="00287B99"/>
    <w:rsid w:val="0029240C"/>
    <w:rsid w:val="002954AE"/>
    <w:rsid w:val="0029725A"/>
    <w:rsid w:val="002A19FB"/>
    <w:rsid w:val="002A2C02"/>
    <w:rsid w:val="002A519B"/>
    <w:rsid w:val="002A7493"/>
    <w:rsid w:val="002B4856"/>
    <w:rsid w:val="002B5540"/>
    <w:rsid w:val="002B5914"/>
    <w:rsid w:val="002C01C8"/>
    <w:rsid w:val="002C23F9"/>
    <w:rsid w:val="002C3431"/>
    <w:rsid w:val="002C3C4A"/>
    <w:rsid w:val="002C4669"/>
    <w:rsid w:val="002C6B0D"/>
    <w:rsid w:val="002C7216"/>
    <w:rsid w:val="002D5004"/>
    <w:rsid w:val="002E301B"/>
    <w:rsid w:val="002F0F01"/>
    <w:rsid w:val="002F255D"/>
    <w:rsid w:val="002F2561"/>
    <w:rsid w:val="002F4BA5"/>
    <w:rsid w:val="002F5A30"/>
    <w:rsid w:val="002F7954"/>
    <w:rsid w:val="00307088"/>
    <w:rsid w:val="00311FC1"/>
    <w:rsid w:val="00312235"/>
    <w:rsid w:val="0031373B"/>
    <w:rsid w:val="00314CB6"/>
    <w:rsid w:val="003154A2"/>
    <w:rsid w:val="003154A3"/>
    <w:rsid w:val="00317559"/>
    <w:rsid w:val="00320699"/>
    <w:rsid w:val="00321008"/>
    <w:rsid w:val="0032127E"/>
    <w:rsid w:val="00322488"/>
    <w:rsid w:val="00324128"/>
    <w:rsid w:val="00324B9F"/>
    <w:rsid w:val="00326E06"/>
    <w:rsid w:val="00327F69"/>
    <w:rsid w:val="00330827"/>
    <w:rsid w:val="00331852"/>
    <w:rsid w:val="00332266"/>
    <w:rsid w:val="003339F2"/>
    <w:rsid w:val="00340C55"/>
    <w:rsid w:val="0034396F"/>
    <w:rsid w:val="00345C0A"/>
    <w:rsid w:val="003548D9"/>
    <w:rsid w:val="003601B5"/>
    <w:rsid w:val="00361180"/>
    <w:rsid w:val="00361E35"/>
    <w:rsid w:val="00363C01"/>
    <w:rsid w:val="0036613F"/>
    <w:rsid w:val="003664E9"/>
    <w:rsid w:val="00366E64"/>
    <w:rsid w:val="003679A1"/>
    <w:rsid w:val="00370698"/>
    <w:rsid w:val="0037546B"/>
    <w:rsid w:val="00375DD6"/>
    <w:rsid w:val="00376E9C"/>
    <w:rsid w:val="00377018"/>
    <w:rsid w:val="003803F3"/>
    <w:rsid w:val="0038182F"/>
    <w:rsid w:val="00381841"/>
    <w:rsid w:val="003844F5"/>
    <w:rsid w:val="003878E4"/>
    <w:rsid w:val="00394312"/>
    <w:rsid w:val="0039547B"/>
    <w:rsid w:val="003A0FF0"/>
    <w:rsid w:val="003A1A4C"/>
    <w:rsid w:val="003A1A9D"/>
    <w:rsid w:val="003A2D1E"/>
    <w:rsid w:val="003A42F0"/>
    <w:rsid w:val="003A797F"/>
    <w:rsid w:val="003B060C"/>
    <w:rsid w:val="003B1F2D"/>
    <w:rsid w:val="003B3EF7"/>
    <w:rsid w:val="003B45EE"/>
    <w:rsid w:val="003B4AF3"/>
    <w:rsid w:val="003C160C"/>
    <w:rsid w:val="003C6023"/>
    <w:rsid w:val="003D3C56"/>
    <w:rsid w:val="003D4EA8"/>
    <w:rsid w:val="003D4FE7"/>
    <w:rsid w:val="003D53B8"/>
    <w:rsid w:val="003E1F76"/>
    <w:rsid w:val="003E4A02"/>
    <w:rsid w:val="003E54DB"/>
    <w:rsid w:val="003F0FEC"/>
    <w:rsid w:val="003F1B44"/>
    <w:rsid w:val="003F2204"/>
    <w:rsid w:val="003F4FAA"/>
    <w:rsid w:val="004039F8"/>
    <w:rsid w:val="00407F95"/>
    <w:rsid w:val="004133D4"/>
    <w:rsid w:val="004167E5"/>
    <w:rsid w:val="004208B7"/>
    <w:rsid w:val="00424757"/>
    <w:rsid w:val="004248C8"/>
    <w:rsid w:val="00434A08"/>
    <w:rsid w:val="00435D81"/>
    <w:rsid w:val="00436530"/>
    <w:rsid w:val="004418AB"/>
    <w:rsid w:val="00447F60"/>
    <w:rsid w:val="00461558"/>
    <w:rsid w:val="0047010D"/>
    <w:rsid w:val="004734FE"/>
    <w:rsid w:val="00475262"/>
    <w:rsid w:val="00475FD2"/>
    <w:rsid w:val="004765CC"/>
    <w:rsid w:val="004769FE"/>
    <w:rsid w:val="00476F29"/>
    <w:rsid w:val="004867E0"/>
    <w:rsid w:val="004909C2"/>
    <w:rsid w:val="00492A37"/>
    <w:rsid w:val="00495F8D"/>
    <w:rsid w:val="00497D48"/>
    <w:rsid w:val="004A795F"/>
    <w:rsid w:val="004A7CC3"/>
    <w:rsid w:val="004B56AB"/>
    <w:rsid w:val="004B601D"/>
    <w:rsid w:val="004C16FC"/>
    <w:rsid w:val="004C4BE5"/>
    <w:rsid w:val="004D05D3"/>
    <w:rsid w:val="004D10EC"/>
    <w:rsid w:val="004D53D4"/>
    <w:rsid w:val="004D6EAF"/>
    <w:rsid w:val="004E10EF"/>
    <w:rsid w:val="004E1400"/>
    <w:rsid w:val="004E283C"/>
    <w:rsid w:val="004E4505"/>
    <w:rsid w:val="004E7185"/>
    <w:rsid w:val="004F02BF"/>
    <w:rsid w:val="004F671D"/>
    <w:rsid w:val="004F715A"/>
    <w:rsid w:val="00501A6E"/>
    <w:rsid w:val="00501EAA"/>
    <w:rsid w:val="00506687"/>
    <w:rsid w:val="00507191"/>
    <w:rsid w:val="00507E73"/>
    <w:rsid w:val="005102D9"/>
    <w:rsid w:val="00510828"/>
    <w:rsid w:val="00511DA7"/>
    <w:rsid w:val="00511F70"/>
    <w:rsid w:val="005124F9"/>
    <w:rsid w:val="0051298A"/>
    <w:rsid w:val="00513D57"/>
    <w:rsid w:val="00516F80"/>
    <w:rsid w:val="00517D3A"/>
    <w:rsid w:val="0052065C"/>
    <w:rsid w:val="005224F8"/>
    <w:rsid w:val="005227F4"/>
    <w:rsid w:val="00523C04"/>
    <w:rsid w:val="0052439E"/>
    <w:rsid w:val="00525736"/>
    <w:rsid w:val="005258BF"/>
    <w:rsid w:val="005313F5"/>
    <w:rsid w:val="00532F9B"/>
    <w:rsid w:val="00534251"/>
    <w:rsid w:val="0054021B"/>
    <w:rsid w:val="005408E0"/>
    <w:rsid w:val="00542EFD"/>
    <w:rsid w:val="00544C47"/>
    <w:rsid w:val="00547919"/>
    <w:rsid w:val="00547F17"/>
    <w:rsid w:val="00550F76"/>
    <w:rsid w:val="00553EEE"/>
    <w:rsid w:val="005553EF"/>
    <w:rsid w:val="00561EE7"/>
    <w:rsid w:val="005630A9"/>
    <w:rsid w:val="00563E82"/>
    <w:rsid w:val="00566201"/>
    <w:rsid w:val="0056669A"/>
    <w:rsid w:val="00567119"/>
    <w:rsid w:val="005672AC"/>
    <w:rsid w:val="00567E81"/>
    <w:rsid w:val="00570439"/>
    <w:rsid w:val="0057050E"/>
    <w:rsid w:val="00571263"/>
    <w:rsid w:val="00573809"/>
    <w:rsid w:val="00574B49"/>
    <w:rsid w:val="005750E7"/>
    <w:rsid w:val="00580720"/>
    <w:rsid w:val="00581D51"/>
    <w:rsid w:val="005837F0"/>
    <w:rsid w:val="00584CAB"/>
    <w:rsid w:val="005858A9"/>
    <w:rsid w:val="00591A57"/>
    <w:rsid w:val="00596265"/>
    <w:rsid w:val="00597CC5"/>
    <w:rsid w:val="005A4674"/>
    <w:rsid w:val="005B454D"/>
    <w:rsid w:val="005B7313"/>
    <w:rsid w:val="005C1F31"/>
    <w:rsid w:val="005C3B0C"/>
    <w:rsid w:val="005C49AF"/>
    <w:rsid w:val="005C71C8"/>
    <w:rsid w:val="005C77C8"/>
    <w:rsid w:val="005D01D0"/>
    <w:rsid w:val="005D087E"/>
    <w:rsid w:val="005D0C10"/>
    <w:rsid w:val="005D0DD9"/>
    <w:rsid w:val="005D1481"/>
    <w:rsid w:val="005D1ECF"/>
    <w:rsid w:val="005D35C9"/>
    <w:rsid w:val="005D4656"/>
    <w:rsid w:val="005D4B8C"/>
    <w:rsid w:val="005E4473"/>
    <w:rsid w:val="005E6B1E"/>
    <w:rsid w:val="005E6E26"/>
    <w:rsid w:val="005F4FAA"/>
    <w:rsid w:val="0060136A"/>
    <w:rsid w:val="006046A3"/>
    <w:rsid w:val="00605042"/>
    <w:rsid w:val="00612C5A"/>
    <w:rsid w:val="006149C6"/>
    <w:rsid w:val="00615A0D"/>
    <w:rsid w:val="00616132"/>
    <w:rsid w:val="006176CD"/>
    <w:rsid w:val="00620BAC"/>
    <w:rsid w:val="006243BC"/>
    <w:rsid w:val="00624444"/>
    <w:rsid w:val="006261BE"/>
    <w:rsid w:val="00626DF9"/>
    <w:rsid w:val="00633A54"/>
    <w:rsid w:val="0063610F"/>
    <w:rsid w:val="006432E1"/>
    <w:rsid w:val="00644599"/>
    <w:rsid w:val="006455A5"/>
    <w:rsid w:val="006461B0"/>
    <w:rsid w:val="00646602"/>
    <w:rsid w:val="00651F34"/>
    <w:rsid w:val="00654FE0"/>
    <w:rsid w:val="006601D0"/>
    <w:rsid w:val="006638DE"/>
    <w:rsid w:val="006671D4"/>
    <w:rsid w:val="0067009A"/>
    <w:rsid w:val="006745FF"/>
    <w:rsid w:val="00681492"/>
    <w:rsid w:val="00683131"/>
    <w:rsid w:val="00685DCE"/>
    <w:rsid w:val="006872BA"/>
    <w:rsid w:val="006901C6"/>
    <w:rsid w:val="006946D8"/>
    <w:rsid w:val="0069607B"/>
    <w:rsid w:val="006A12D9"/>
    <w:rsid w:val="006A3E34"/>
    <w:rsid w:val="006A7235"/>
    <w:rsid w:val="006B19BB"/>
    <w:rsid w:val="006B2581"/>
    <w:rsid w:val="006B3940"/>
    <w:rsid w:val="006B4B9A"/>
    <w:rsid w:val="006B4E29"/>
    <w:rsid w:val="006B70D9"/>
    <w:rsid w:val="006C1408"/>
    <w:rsid w:val="006C3114"/>
    <w:rsid w:val="006C72F7"/>
    <w:rsid w:val="006D00F3"/>
    <w:rsid w:val="006D1052"/>
    <w:rsid w:val="006D1B88"/>
    <w:rsid w:val="006D38A4"/>
    <w:rsid w:val="006D412A"/>
    <w:rsid w:val="006D44A6"/>
    <w:rsid w:val="006D4FB4"/>
    <w:rsid w:val="006D55F2"/>
    <w:rsid w:val="006D5952"/>
    <w:rsid w:val="006D7F13"/>
    <w:rsid w:val="006F15AB"/>
    <w:rsid w:val="006F174E"/>
    <w:rsid w:val="006F17C3"/>
    <w:rsid w:val="006F1966"/>
    <w:rsid w:val="006F1B9A"/>
    <w:rsid w:val="006F5113"/>
    <w:rsid w:val="006F6802"/>
    <w:rsid w:val="006F7EF3"/>
    <w:rsid w:val="007000D9"/>
    <w:rsid w:val="00700C98"/>
    <w:rsid w:val="00701955"/>
    <w:rsid w:val="0070280D"/>
    <w:rsid w:val="007035DF"/>
    <w:rsid w:val="0070699B"/>
    <w:rsid w:val="00706B15"/>
    <w:rsid w:val="00706EAE"/>
    <w:rsid w:val="0071321E"/>
    <w:rsid w:val="0071662D"/>
    <w:rsid w:val="00723D11"/>
    <w:rsid w:val="0072559B"/>
    <w:rsid w:val="00732288"/>
    <w:rsid w:val="0074092B"/>
    <w:rsid w:val="00744D11"/>
    <w:rsid w:val="00747701"/>
    <w:rsid w:val="00750B8D"/>
    <w:rsid w:val="007556E9"/>
    <w:rsid w:val="0075730D"/>
    <w:rsid w:val="00757937"/>
    <w:rsid w:val="007629D3"/>
    <w:rsid w:val="00765135"/>
    <w:rsid w:val="00765A20"/>
    <w:rsid w:val="007706AD"/>
    <w:rsid w:val="00770D55"/>
    <w:rsid w:val="007714C9"/>
    <w:rsid w:val="00777B49"/>
    <w:rsid w:val="007813EA"/>
    <w:rsid w:val="00781B3E"/>
    <w:rsid w:val="007827DF"/>
    <w:rsid w:val="0078375A"/>
    <w:rsid w:val="0079061C"/>
    <w:rsid w:val="00794616"/>
    <w:rsid w:val="00794EF6"/>
    <w:rsid w:val="007A11AD"/>
    <w:rsid w:val="007B26BA"/>
    <w:rsid w:val="007B3166"/>
    <w:rsid w:val="007B3633"/>
    <w:rsid w:val="007B7968"/>
    <w:rsid w:val="007C724D"/>
    <w:rsid w:val="007C7FC9"/>
    <w:rsid w:val="007D0A8C"/>
    <w:rsid w:val="007D1772"/>
    <w:rsid w:val="007D3FC8"/>
    <w:rsid w:val="007D5220"/>
    <w:rsid w:val="007D7F35"/>
    <w:rsid w:val="007E5153"/>
    <w:rsid w:val="007E7D27"/>
    <w:rsid w:val="007F27AF"/>
    <w:rsid w:val="007F4056"/>
    <w:rsid w:val="007F4377"/>
    <w:rsid w:val="007F73FE"/>
    <w:rsid w:val="0080369D"/>
    <w:rsid w:val="008047DE"/>
    <w:rsid w:val="00804BB0"/>
    <w:rsid w:val="0080593F"/>
    <w:rsid w:val="008066FD"/>
    <w:rsid w:val="00807057"/>
    <w:rsid w:val="00811349"/>
    <w:rsid w:val="00812DDA"/>
    <w:rsid w:val="008149E3"/>
    <w:rsid w:val="008156A8"/>
    <w:rsid w:val="0081620F"/>
    <w:rsid w:val="008173A0"/>
    <w:rsid w:val="00830805"/>
    <w:rsid w:val="008311B6"/>
    <w:rsid w:val="00831B42"/>
    <w:rsid w:val="008335D1"/>
    <w:rsid w:val="008357B8"/>
    <w:rsid w:val="00835C27"/>
    <w:rsid w:val="00840781"/>
    <w:rsid w:val="00841568"/>
    <w:rsid w:val="0084631B"/>
    <w:rsid w:val="00846F99"/>
    <w:rsid w:val="00853FB4"/>
    <w:rsid w:val="00854294"/>
    <w:rsid w:val="00860267"/>
    <w:rsid w:val="008607F7"/>
    <w:rsid w:val="008610EC"/>
    <w:rsid w:val="00861FFA"/>
    <w:rsid w:val="008633FA"/>
    <w:rsid w:val="008638D1"/>
    <w:rsid w:val="008655C0"/>
    <w:rsid w:val="00867A18"/>
    <w:rsid w:val="008718FA"/>
    <w:rsid w:val="00873B87"/>
    <w:rsid w:val="00877C5E"/>
    <w:rsid w:val="00880234"/>
    <w:rsid w:val="008802F8"/>
    <w:rsid w:val="00886E33"/>
    <w:rsid w:val="00887C50"/>
    <w:rsid w:val="00893FEE"/>
    <w:rsid w:val="008974A4"/>
    <w:rsid w:val="008A1DC9"/>
    <w:rsid w:val="008A39B9"/>
    <w:rsid w:val="008A494C"/>
    <w:rsid w:val="008B02CE"/>
    <w:rsid w:val="008B4ECB"/>
    <w:rsid w:val="008C2AF9"/>
    <w:rsid w:val="008D01CC"/>
    <w:rsid w:val="008D2739"/>
    <w:rsid w:val="008D30F9"/>
    <w:rsid w:val="008D39A2"/>
    <w:rsid w:val="008D53B2"/>
    <w:rsid w:val="008E12B9"/>
    <w:rsid w:val="008E1E0A"/>
    <w:rsid w:val="008E21F7"/>
    <w:rsid w:val="008E3621"/>
    <w:rsid w:val="008E4C18"/>
    <w:rsid w:val="008E6A5C"/>
    <w:rsid w:val="008E7B63"/>
    <w:rsid w:val="008F24F7"/>
    <w:rsid w:val="00903219"/>
    <w:rsid w:val="009036AB"/>
    <w:rsid w:val="00912169"/>
    <w:rsid w:val="00912DFB"/>
    <w:rsid w:val="0091380F"/>
    <w:rsid w:val="00914AA0"/>
    <w:rsid w:val="00917EA4"/>
    <w:rsid w:val="0092037A"/>
    <w:rsid w:val="00923515"/>
    <w:rsid w:val="00923C4B"/>
    <w:rsid w:val="009246AD"/>
    <w:rsid w:val="009307A9"/>
    <w:rsid w:val="00930E24"/>
    <w:rsid w:val="009319BB"/>
    <w:rsid w:val="00931A4B"/>
    <w:rsid w:val="00932310"/>
    <w:rsid w:val="00932471"/>
    <w:rsid w:val="00932D48"/>
    <w:rsid w:val="009361FD"/>
    <w:rsid w:val="009420D1"/>
    <w:rsid w:val="009421AD"/>
    <w:rsid w:val="00942754"/>
    <w:rsid w:val="00946BEA"/>
    <w:rsid w:val="00950417"/>
    <w:rsid w:val="00953321"/>
    <w:rsid w:val="0095598F"/>
    <w:rsid w:val="00957B84"/>
    <w:rsid w:val="00960C58"/>
    <w:rsid w:val="0096684F"/>
    <w:rsid w:val="00971020"/>
    <w:rsid w:val="00971225"/>
    <w:rsid w:val="0098159A"/>
    <w:rsid w:val="00984DA1"/>
    <w:rsid w:val="00986351"/>
    <w:rsid w:val="00990745"/>
    <w:rsid w:val="009A0CA3"/>
    <w:rsid w:val="009A144E"/>
    <w:rsid w:val="009A6587"/>
    <w:rsid w:val="009B340E"/>
    <w:rsid w:val="009B43E7"/>
    <w:rsid w:val="009B5CFF"/>
    <w:rsid w:val="009B6061"/>
    <w:rsid w:val="009B688A"/>
    <w:rsid w:val="009C36D9"/>
    <w:rsid w:val="009C5C71"/>
    <w:rsid w:val="009D2329"/>
    <w:rsid w:val="009D6CFB"/>
    <w:rsid w:val="009D7E75"/>
    <w:rsid w:val="009E31D3"/>
    <w:rsid w:val="009E38C8"/>
    <w:rsid w:val="009E4A54"/>
    <w:rsid w:val="009F2E7E"/>
    <w:rsid w:val="009F4E3F"/>
    <w:rsid w:val="009F53A0"/>
    <w:rsid w:val="009F79BC"/>
    <w:rsid w:val="00A002E9"/>
    <w:rsid w:val="00A00D65"/>
    <w:rsid w:val="00A02D62"/>
    <w:rsid w:val="00A06187"/>
    <w:rsid w:val="00A0785F"/>
    <w:rsid w:val="00A10CF5"/>
    <w:rsid w:val="00A13B69"/>
    <w:rsid w:val="00A16EB3"/>
    <w:rsid w:val="00A20EB5"/>
    <w:rsid w:val="00A21B44"/>
    <w:rsid w:val="00A2239A"/>
    <w:rsid w:val="00A248C4"/>
    <w:rsid w:val="00A256A2"/>
    <w:rsid w:val="00A264B8"/>
    <w:rsid w:val="00A31EAF"/>
    <w:rsid w:val="00A342AF"/>
    <w:rsid w:val="00A35936"/>
    <w:rsid w:val="00A35A53"/>
    <w:rsid w:val="00A36149"/>
    <w:rsid w:val="00A3685C"/>
    <w:rsid w:val="00A40094"/>
    <w:rsid w:val="00A40A09"/>
    <w:rsid w:val="00A41A38"/>
    <w:rsid w:val="00A51047"/>
    <w:rsid w:val="00A5656A"/>
    <w:rsid w:val="00A5684F"/>
    <w:rsid w:val="00A63806"/>
    <w:rsid w:val="00A64594"/>
    <w:rsid w:val="00A66012"/>
    <w:rsid w:val="00A67B56"/>
    <w:rsid w:val="00A70CF7"/>
    <w:rsid w:val="00A764EF"/>
    <w:rsid w:val="00A773EC"/>
    <w:rsid w:val="00A81CA2"/>
    <w:rsid w:val="00A823F5"/>
    <w:rsid w:val="00A83AAB"/>
    <w:rsid w:val="00A953F1"/>
    <w:rsid w:val="00A95E33"/>
    <w:rsid w:val="00A96ACA"/>
    <w:rsid w:val="00AA0168"/>
    <w:rsid w:val="00AA0F02"/>
    <w:rsid w:val="00AA1087"/>
    <w:rsid w:val="00AA2554"/>
    <w:rsid w:val="00AA3760"/>
    <w:rsid w:val="00AB0F9B"/>
    <w:rsid w:val="00AB34C5"/>
    <w:rsid w:val="00AB4D9E"/>
    <w:rsid w:val="00AB73FD"/>
    <w:rsid w:val="00AC1B4F"/>
    <w:rsid w:val="00AC1D61"/>
    <w:rsid w:val="00AC4FCB"/>
    <w:rsid w:val="00AC5898"/>
    <w:rsid w:val="00AD2562"/>
    <w:rsid w:val="00AD2A4F"/>
    <w:rsid w:val="00AD5DA1"/>
    <w:rsid w:val="00AD6B89"/>
    <w:rsid w:val="00AE2B2F"/>
    <w:rsid w:val="00AE2B61"/>
    <w:rsid w:val="00AE54FC"/>
    <w:rsid w:val="00AE6E3D"/>
    <w:rsid w:val="00AF0296"/>
    <w:rsid w:val="00AF09BA"/>
    <w:rsid w:val="00AF1C66"/>
    <w:rsid w:val="00AF4A2F"/>
    <w:rsid w:val="00AF4F6D"/>
    <w:rsid w:val="00AF7F6A"/>
    <w:rsid w:val="00B045D2"/>
    <w:rsid w:val="00B05A88"/>
    <w:rsid w:val="00B13E50"/>
    <w:rsid w:val="00B154EC"/>
    <w:rsid w:val="00B158EB"/>
    <w:rsid w:val="00B21253"/>
    <w:rsid w:val="00B21E0B"/>
    <w:rsid w:val="00B32C9E"/>
    <w:rsid w:val="00B34F98"/>
    <w:rsid w:val="00B40797"/>
    <w:rsid w:val="00B44641"/>
    <w:rsid w:val="00B52EC2"/>
    <w:rsid w:val="00B55078"/>
    <w:rsid w:val="00B56AA3"/>
    <w:rsid w:val="00B606DC"/>
    <w:rsid w:val="00B60BAD"/>
    <w:rsid w:val="00B650A3"/>
    <w:rsid w:val="00B66173"/>
    <w:rsid w:val="00B71F20"/>
    <w:rsid w:val="00B7618D"/>
    <w:rsid w:val="00B775ED"/>
    <w:rsid w:val="00B8048D"/>
    <w:rsid w:val="00B85326"/>
    <w:rsid w:val="00B907F2"/>
    <w:rsid w:val="00B94041"/>
    <w:rsid w:val="00B975F7"/>
    <w:rsid w:val="00BA3692"/>
    <w:rsid w:val="00BA3D66"/>
    <w:rsid w:val="00BA414D"/>
    <w:rsid w:val="00BB033E"/>
    <w:rsid w:val="00BB080A"/>
    <w:rsid w:val="00BB0F18"/>
    <w:rsid w:val="00BB5639"/>
    <w:rsid w:val="00BC0598"/>
    <w:rsid w:val="00BC2E51"/>
    <w:rsid w:val="00BC6539"/>
    <w:rsid w:val="00BC71E3"/>
    <w:rsid w:val="00BC748B"/>
    <w:rsid w:val="00BD22C1"/>
    <w:rsid w:val="00BD2C44"/>
    <w:rsid w:val="00BD50B1"/>
    <w:rsid w:val="00BD7435"/>
    <w:rsid w:val="00BE4093"/>
    <w:rsid w:val="00BE622B"/>
    <w:rsid w:val="00BE636E"/>
    <w:rsid w:val="00BE680F"/>
    <w:rsid w:val="00BE6932"/>
    <w:rsid w:val="00BE6E6F"/>
    <w:rsid w:val="00BE77F4"/>
    <w:rsid w:val="00BF1A31"/>
    <w:rsid w:val="00BF365B"/>
    <w:rsid w:val="00BF6A9E"/>
    <w:rsid w:val="00BF78FC"/>
    <w:rsid w:val="00C032E3"/>
    <w:rsid w:val="00C04169"/>
    <w:rsid w:val="00C04703"/>
    <w:rsid w:val="00C101F8"/>
    <w:rsid w:val="00C10EE0"/>
    <w:rsid w:val="00C12556"/>
    <w:rsid w:val="00C14C98"/>
    <w:rsid w:val="00C16B80"/>
    <w:rsid w:val="00C230E2"/>
    <w:rsid w:val="00C25734"/>
    <w:rsid w:val="00C30D7D"/>
    <w:rsid w:val="00C33B4A"/>
    <w:rsid w:val="00C36C05"/>
    <w:rsid w:val="00C40DEB"/>
    <w:rsid w:val="00C41378"/>
    <w:rsid w:val="00C41E57"/>
    <w:rsid w:val="00C42D32"/>
    <w:rsid w:val="00C457C6"/>
    <w:rsid w:val="00C467D8"/>
    <w:rsid w:val="00C470DB"/>
    <w:rsid w:val="00C51B26"/>
    <w:rsid w:val="00C53A14"/>
    <w:rsid w:val="00C57F4E"/>
    <w:rsid w:val="00C6066A"/>
    <w:rsid w:val="00C6170A"/>
    <w:rsid w:val="00C65C8F"/>
    <w:rsid w:val="00C7146C"/>
    <w:rsid w:val="00C75E2C"/>
    <w:rsid w:val="00C76CF5"/>
    <w:rsid w:val="00C800F6"/>
    <w:rsid w:val="00C80176"/>
    <w:rsid w:val="00C80CAB"/>
    <w:rsid w:val="00C82509"/>
    <w:rsid w:val="00C879A3"/>
    <w:rsid w:val="00C93ECE"/>
    <w:rsid w:val="00C96E2F"/>
    <w:rsid w:val="00CA61B1"/>
    <w:rsid w:val="00CA769A"/>
    <w:rsid w:val="00CB14E3"/>
    <w:rsid w:val="00CB2F44"/>
    <w:rsid w:val="00CB3551"/>
    <w:rsid w:val="00CC373A"/>
    <w:rsid w:val="00CD5375"/>
    <w:rsid w:val="00CD63C3"/>
    <w:rsid w:val="00CE078D"/>
    <w:rsid w:val="00CE1B1E"/>
    <w:rsid w:val="00CE322C"/>
    <w:rsid w:val="00CE50A6"/>
    <w:rsid w:val="00CF206E"/>
    <w:rsid w:val="00CF34F0"/>
    <w:rsid w:val="00CF46A8"/>
    <w:rsid w:val="00CF4BF8"/>
    <w:rsid w:val="00CF4EEC"/>
    <w:rsid w:val="00CF5303"/>
    <w:rsid w:val="00CF616B"/>
    <w:rsid w:val="00CF6823"/>
    <w:rsid w:val="00CF7095"/>
    <w:rsid w:val="00D002F7"/>
    <w:rsid w:val="00D005BA"/>
    <w:rsid w:val="00D038A0"/>
    <w:rsid w:val="00D04F64"/>
    <w:rsid w:val="00D06C26"/>
    <w:rsid w:val="00D12560"/>
    <w:rsid w:val="00D129D7"/>
    <w:rsid w:val="00D13923"/>
    <w:rsid w:val="00D15BEE"/>
    <w:rsid w:val="00D1706B"/>
    <w:rsid w:val="00D204A3"/>
    <w:rsid w:val="00D21AA7"/>
    <w:rsid w:val="00D23BF6"/>
    <w:rsid w:val="00D24079"/>
    <w:rsid w:val="00D2531A"/>
    <w:rsid w:val="00D25984"/>
    <w:rsid w:val="00D26631"/>
    <w:rsid w:val="00D302A6"/>
    <w:rsid w:val="00D318E5"/>
    <w:rsid w:val="00D32E24"/>
    <w:rsid w:val="00D33942"/>
    <w:rsid w:val="00D34075"/>
    <w:rsid w:val="00D35038"/>
    <w:rsid w:val="00D362FD"/>
    <w:rsid w:val="00D447B8"/>
    <w:rsid w:val="00D51E73"/>
    <w:rsid w:val="00D53E17"/>
    <w:rsid w:val="00D549D5"/>
    <w:rsid w:val="00D573CE"/>
    <w:rsid w:val="00D63BA2"/>
    <w:rsid w:val="00D6487D"/>
    <w:rsid w:val="00D66236"/>
    <w:rsid w:val="00D66D66"/>
    <w:rsid w:val="00D72BB9"/>
    <w:rsid w:val="00D738C0"/>
    <w:rsid w:val="00D740D0"/>
    <w:rsid w:val="00D74523"/>
    <w:rsid w:val="00D777B6"/>
    <w:rsid w:val="00D80868"/>
    <w:rsid w:val="00D81802"/>
    <w:rsid w:val="00D84D37"/>
    <w:rsid w:val="00D87075"/>
    <w:rsid w:val="00D950C7"/>
    <w:rsid w:val="00D977A0"/>
    <w:rsid w:val="00DA1222"/>
    <w:rsid w:val="00DA237D"/>
    <w:rsid w:val="00DA25CB"/>
    <w:rsid w:val="00DA2F49"/>
    <w:rsid w:val="00DA3BF8"/>
    <w:rsid w:val="00DB0065"/>
    <w:rsid w:val="00DB0CD2"/>
    <w:rsid w:val="00DB440C"/>
    <w:rsid w:val="00DB65C0"/>
    <w:rsid w:val="00DC355F"/>
    <w:rsid w:val="00DC3627"/>
    <w:rsid w:val="00DD6DBB"/>
    <w:rsid w:val="00DE16BA"/>
    <w:rsid w:val="00DE7146"/>
    <w:rsid w:val="00DE72C0"/>
    <w:rsid w:val="00DF0C1E"/>
    <w:rsid w:val="00E0050C"/>
    <w:rsid w:val="00E024C8"/>
    <w:rsid w:val="00E03519"/>
    <w:rsid w:val="00E04C93"/>
    <w:rsid w:val="00E060EA"/>
    <w:rsid w:val="00E074F2"/>
    <w:rsid w:val="00E1158F"/>
    <w:rsid w:val="00E127DA"/>
    <w:rsid w:val="00E22EBB"/>
    <w:rsid w:val="00E267B3"/>
    <w:rsid w:val="00E267D1"/>
    <w:rsid w:val="00E27A32"/>
    <w:rsid w:val="00E27EB2"/>
    <w:rsid w:val="00E3004D"/>
    <w:rsid w:val="00E31CD0"/>
    <w:rsid w:val="00E31FD8"/>
    <w:rsid w:val="00E32F88"/>
    <w:rsid w:val="00E37A04"/>
    <w:rsid w:val="00E45B42"/>
    <w:rsid w:val="00E47011"/>
    <w:rsid w:val="00E51ABC"/>
    <w:rsid w:val="00E57A3E"/>
    <w:rsid w:val="00E62D4A"/>
    <w:rsid w:val="00E6313F"/>
    <w:rsid w:val="00E66CF0"/>
    <w:rsid w:val="00E74667"/>
    <w:rsid w:val="00E77D97"/>
    <w:rsid w:val="00E822B5"/>
    <w:rsid w:val="00E82F8B"/>
    <w:rsid w:val="00E86302"/>
    <w:rsid w:val="00E869AA"/>
    <w:rsid w:val="00E86AAB"/>
    <w:rsid w:val="00E86B43"/>
    <w:rsid w:val="00E87EEE"/>
    <w:rsid w:val="00E91482"/>
    <w:rsid w:val="00E92062"/>
    <w:rsid w:val="00E94BA4"/>
    <w:rsid w:val="00E9622E"/>
    <w:rsid w:val="00E96302"/>
    <w:rsid w:val="00EA0EF3"/>
    <w:rsid w:val="00EA337D"/>
    <w:rsid w:val="00EB5BAA"/>
    <w:rsid w:val="00EC08B6"/>
    <w:rsid w:val="00EC7875"/>
    <w:rsid w:val="00EE102C"/>
    <w:rsid w:val="00EE6298"/>
    <w:rsid w:val="00EF4C56"/>
    <w:rsid w:val="00EF5B33"/>
    <w:rsid w:val="00F01128"/>
    <w:rsid w:val="00F023FB"/>
    <w:rsid w:val="00F03FA1"/>
    <w:rsid w:val="00F05B81"/>
    <w:rsid w:val="00F10A35"/>
    <w:rsid w:val="00F12F3F"/>
    <w:rsid w:val="00F134F5"/>
    <w:rsid w:val="00F15128"/>
    <w:rsid w:val="00F162F3"/>
    <w:rsid w:val="00F1671A"/>
    <w:rsid w:val="00F1796B"/>
    <w:rsid w:val="00F17F06"/>
    <w:rsid w:val="00F223DC"/>
    <w:rsid w:val="00F2388F"/>
    <w:rsid w:val="00F241FD"/>
    <w:rsid w:val="00F254EF"/>
    <w:rsid w:val="00F4532B"/>
    <w:rsid w:val="00F4740B"/>
    <w:rsid w:val="00F47B85"/>
    <w:rsid w:val="00F5006A"/>
    <w:rsid w:val="00F5298F"/>
    <w:rsid w:val="00F54BDD"/>
    <w:rsid w:val="00F5574D"/>
    <w:rsid w:val="00F5645C"/>
    <w:rsid w:val="00F62B72"/>
    <w:rsid w:val="00F631F6"/>
    <w:rsid w:val="00F66164"/>
    <w:rsid w:val="00F740D8"/>
    <w:rsid w:val="00F77E63"/>
    <w:rsid w:val="00F85AC1"/>
    <w:rsid w:val="00F93538"/>
    <w:rsid w:val="00F949EB"/>
    <w:rsid w:val="00FA40D6"/>
    <w:rsid w:val="00FA7225"/>
    <w:rsid w:val="00FB39CB"/>
    <w:rsid w:val="00FB54F4"/>
    <w:rsid w:val="00FB5E18"/>
    <w:rsid w:val="00FB6CD3"/>
    <w:rsid w:val="00FB6FBD"/>
    <w:rsid w:val="00FB74F4"/>
    <w:rsid w:val="00FC047C"/>
    <w:rsid w:val="00FC30D5"/>
    <w:rsid w:val="00FC601B"/>
    <w:rsid w:val="00FD1E30"/>
    <w:rsid w:val="00FD30F0"/>
    <w:rsid w:val="00FD6373"/>
    <w:rsid w:val="00FE51BC"/>
    <w:rsid w:val="00FE6219"/>
    <w:rsid w:val="00FE630D"/>
    <w:rsid w:val="00FE7CFA"/>
    <w:rsid w:val="00FF2D4B"/>
    <w:rsid w:val="00FF619F"/>
    <w:rsid w:val="00FF68CD"/>
    <w:rsid w:val="01470FFF"/>
    <w:rsid w:val="014F65E2"/>
    <w:rsid w:val="016E9027"/>
    <w:rsid w:val="01C418F5"/>
    <w:rsid w:val="03C47B6A"/>
    <w:rsid w:val="041D614B"/>
    <w:rsid w:val="048BED83"/>
    <w:rsid w:val="06D576CE"/>
    <w:rsid w:val="0823F0BE"/>
    <w:rsid w:val="08265EC9"/>
    <w:rsid w:val="09BFC11F"/>
    <w:rsid w:val="0A1F8BEA"/>
    <w:rsid w:val="0ACC03FC"/>
    <w:rsid w:val="0B1238F3"/>
    <w:rsid w:val="0D1A7CF9"/>
    <w:rsid w:val="0D4A201F"/>
    <w:rsid w:val="0E096AA9"/>
    <w:rsid w:val="0E0E3112"/>
    <w:rsid w:val="0E7F8373"/>
    <w:rsid w:val="0F6D091A"/>
    <w:rsid w:val="10E71526"/>
    <w:rsid w:val="12032A2D"/>
    <w:rsid w:val="12CEF06D"/>
    <w:rsid w:val="16B46AA0"/>
    <w:rsid w:val="199EB8BA"/>
    <w:rsid w:val="1B3A891B"/>
    <w:rsid w:val="1DFE2554"/>
    <w:rsid w:val="1E8A3FC4"/>
    <w:rsid w:val="1F495D37"/>
    <w:rsid w:val="1FC58F14"/>
    <w:rsid w:val="21D6AC63"/>
    <w:rsid w:val="2224DA8B"/>
    <w:rsid w:val="225992C2"/>
    <w:rsid w:val="22E356FD"/>
    <w:rsid w:val="24F82F4D"/>
    <w:rsid w:val="255C7B4D"/>
    <w:rsid w:val="26375447"/>
    <w:rsid w:val="26852948"/>
    <w:rsid w:val="2709188D"/>
    <w:rsid w:val="271A6834"/>
    <w:rsid w:val="2820F9A9"/>
    <w:rsid w:val="2911E486"/>
    <w:rsid w:val="2A6F98F4"/>
    <w:rsid w:val="2B760533"/>
    <w:rsid w:val="2BD9E576"/>
    <w:rsid w:val="2C20CB3A"/>
    <w:rsid w:val="2D6EA565"/>
    <w:rsid w:val="2DCF4055"/>
    <w:rsid w:val="3374B166"/>
    <w:rsid w:val="34D29A9F"/>
    <w:rsid w:val="357522DD"/>
    <w:rsid w:val="35FDD210"/>
    <w:rsid w:val="37FBBD90"/>
    <w:rsid w:val="3909A104"/>
    <w:rsid w:val="397FB055"/>
    <w:rsid w:val="39F46F36"/>
    <w:rsid w:val="39FB4D37"/>
    <w:rsid w:val="3AA71EC7"/>
    <w:rsid w:val="3ADD39D5"/>
    <w:rsid w:val="3B6B5161"/>
    <w:rsid w:val="3BC6233F"/>
    <w:rsid w:val="3D05FB0F"/>
    <w:rsid w:val="3D45D964"/>
    <w:rsid w:val="3D97542B"/>
    <w:rsid w:val="41C166AE"/>
    <w:rsid w:val="42F97889"/>
    <w:rsid w:val="45893DB3"/>
    <w:rsid w:val="4687AE37"/>
    <w:rsid w:val="46A1D95E"/>
    <w:rsid w:val="490EB376"/>
    <w:rsid w:val="4A664372"/>
    <w:rsid w:val="4AC3AC34"/>
    <w:rsid w:val="4AFAF421"/>
    <w:rsid w:val="4D5DD1F4"/>
    <w:rsid w:val="4E7B5E9C"/>
    <w:rsid w:val="506F94E4"/>
    <w:rsid w:val="5119C55B"/>
    <w:rsid w:val="5244B47D"/>
    <w:rsid w:val="532089D8"/>
    <w:rsid w:val="533A0705"/>
    <w:rsid w:val="53CCD60F"/>
    <w:rsid w:val="548F1197"/>
    <w:rsid w:val="553F34C3"/>
    <w:rsid w:val="57037511"/>
    <w:rsid w:val="57CCB6B9"/>
    <w:rsid w:val="5951B904"/>
    <w:rsid w:val="5CA02F78"/>
    <w:rsid w:val="5CAF0D41"/>
    <w:rsid w:val="5D5C9446"/>
    <w:rsid w:val="5E8A614D"/>
    <w:rsid w:val="5E9D2084"/>
    <w:rsid w:val="5FAB7C50"/>
    <w:rsid w:val="637C8752"/>
    <w:rsid w:val="640FA936"/>
    <w:rsid w:val="643F3856"/>
    <w:rsid w:val="65ADD612"/>
    <w:rsid w:val="667D6E15"/>
    <w:rsid w:val="67D524E9"/>
    <w:rsid w:val="6894F606"/>
    <w:rsid w:val="69DA6E42"/>
    <w:rsid w:val="6A2A0BC7"/>
    <w:rsid w:val="6AC789CD"/>
    <w:rsid w:val="6E91699F"/>
    <w:rsid w:val="6F3AE4EA"/>
    <w:rsid w:val="70E4533D"/>
    <w:rsid w:val="71DAC00A"/>
    <w:rsid w:val="73147878"/>
    <w:rsid w:val="751DBBA8"/>
    <w:rsid w:val="759724B9"/>
    <w:rsid w:val="76FC0DF5"/>
    <w:rsid w:val="7770D9D1"/>
    <w:rsid w:val="7BCF7751"/>
    <w:rsid w:val="7CAAD217"/>
    <w:rsid w:val="7D69BDA7"/>
    <w:rsid w:val="7D6B47B2"/>
    <w:rsid w:val="7E6DDBB0"/>
    <w:rsid w:val="7EB8E8F0"/>
    <w:rsid w:val="7F9EBA17"/>
    <w:rsid w:val="7FD78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1050410"/>
  <w14:defaultImageDpi w14:val="32767"/>
  <w15:docId w15:val="{EC55C8AE-7046-48B8-8B0B-7BE6CB4DC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27DA"/>
    <w:pPr>
      <w:spacing w:after="200"/>
      <w:jc w:val="both"/>
    </w:pPr>
    <w:rPr>
      <w:rFonts w:ascii="CMU Serif" w:hAnsi="CMU Serif"/>
    </w:rPr>
  </w:style>
  <w:style w:type="paragraph" w:styleId="Heading1">
    <w:name w:val="heading 1"/>
    <w:basedOn w:val="Normal"/>
    <w:next w:val="Normal"/>
    <w:link w:val="Heading1Char"/>
    <w:uiPriority w:val="2"/>
    <w:qFormat/>
    <w:rsid w:val="00CA769A"/>
    <w:pPr>
      <w:spacing w:before="240" w:after="0"/>
      <w:jc w:val="left"/>
      <w:outlineLvl w:val="0"/>
      <w:pPrChange w:id="0" w:author="Ditte Hededam Welner" w:date="2022-07-15T19:04:00Z">
        <w:pPr>
          <w:spacing w:before="240" w:after="240"/>
          <w:outlineLvl w:val="0"/>
        </w:pPr>
      </w:pPrChange>
    </w:pPr>
    <w:rPr>
      <w:rFonts w:eastAsia="Cambria"/>
      <w:b/>
      <w:sz w:val="22"/>
      <w:szCs w:val="24"/>
      <w:rPrChange w:id="0" w:author="Ditte Hededam Welner" w:date="2022-07-15T19:04:00Z">
        <w:rPr>
          <w:rFonts w:ascii="CMU Serif" w:eastAsia="Cambria" w:hAnsi="CMU Serif"/>
          <w:b/>
          <w:sz w:val="22"/>
          <w:szCs w:val="24"/>
          <w:lang w:val="en-US" w:eastAsia="en-US" w:bidi="ar-SA"/>
        </w:rPr>
      </w:rPrChange>
    </w:rPr>
  </w:style>
  <w:style w:type="paragraph" w:styleId="Heading2">
    <w:name w:val="heading 2"/>
    <w:basedOn w:val="Heading1"/>
    <w:next w:val="Normal"/>
    <w:link w:val="Heading2Char"/>
    <w:uiPriority w:val="2"/>
    <w:qFormat/>
    <w:rsid w:val="00013C75"/>
    <w:pPr>
      <w:numPr>
        <w:ilvl w:val="1"/>
      </w:numPr>
      <w:spacing w:after="200"/>
      <w:outlineLvl w:val="1"/>
    </w:pPr>
  </w:style>
  <w:style w:type="paragraph" w:styleId="Heading3">
    <w:name w:val="heading 3"/>
    <w:basedOn w:val="Normal"/>
    <w:next w:val="Normal"/>
    <w:link w:val="Heading3Char"/>
    <w:uiPriority w:val="2"/>
    <w:qFormat/>
    <w:rsid w:val="00E127DA"/>
    <w:pPr>
      <w:keepNext/>
      <w:keepLines/>
      <w:numPr>
        <w:ilvl w:val="2"/>
        <w:numId w:val="11"/>
      </w:numPr>
      <w:spacing w:before="40" w:after="120"/>
      <w:jc w:val="left"/>
      <w:outlineLvl w:val="2"/>
    </w:pPr>
    <w:rPr>
      <w:rFonts w:eastAsiaTheme="majorEastAsia" w:cstheme="majorBidi"/>
      <w:b/>
      <w:szCs w:val="24"/>
    </w:rPr>
  </w:style>
  <w:style w:type="paragraph" w:styleId="Heading4">
    <w:name w:val="heading 4"/>
    <w:basedOn w:val="Heading3"/>
    <w:next w:val="Normal"/>
    <w:link w:val="Heading4Char"/>
    <w:uiPriority w:val="2"/>
    <w:qFormat/>
    <w:rsid w:val="00013C75"/>
    <w:pPr>
      <w:numPr>
        <w:ilvl w:val="3"/>
      </w:numPr>
      <w:outlineLvl w:val="3"/>
    </w:pPr>
    <w:rPr>
      <w:iCs/>
    </w:rPr>
  </w:style>
  <w:style w:type="paragraph" w:styleId="Heading5">
    <w:name w:val="heading 5"/>
    <w:basedOn w:val="Heading4"/>
    <w:next w:val="Normal"/>
    <w:link w:val="Heading5Char"/>
    <w:uiPriority w:val="2"/>
    <w:qFormat/>
    <w:rsid w:val="00013C75"/>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257201"/>
    <w:pPr>
      <w:spacing w:after="240" w:line="276" w:lineRule="auto"/>
      <w:jc w:val="left"/>
      <w:pPrChange w:id="1" w:author="Christian Madsen" w:date="2022-07-15T19:07:00Z">
        <w:pPr/>
      </w:pPrChange>
    </w:pPr>
    <w:rPr>
      <w:rFonts w:ascii="Arno Pro" w:hAnsi="Arno Pro"/>
      <w:kern w:val="20"/>
      <w:sz w:val="18"/>
      <w:rPrChange w:id="1" w:author="Christian Madsen" w:date="2022-07-15T19:07:00Z">
        <w:rPr>
          <w:rFonts w:ascii="Arno Pro" w:hAnsi="Arno Pro"/>
          <w:kern w:val="20"/>
          <w:sz w:val="18"/>
          <w:lang w:val="en-US" w:eastAsia="en-US" w:bidi="ar-SA"/>
        </w:rPr>
      </w:rPrChange>
    </w:rPr>
  </w:style>
  <w:style w:type="character" w:customStyle="1" w:styleId="StyleFACorrespondingAuthorFootnote7ptChar">
    <w:name w:val="Style FA_Corresponding_Author_Footnote + 7 pt Char"/>
    <w:link w:val="StyleFACorrespondingAuthorFootnote7pt"/>
    <w:rsid w:val="00257201"/>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character" w:styleId="CommentReference">
    <w:name w:val="annotation reference"/>
    <w:basedOn w:val="DefaultParagraphFont"/>
    <w:semiHidden/>
    <w:unhideWhenUsed/>
    <w:rsid w:val="00AE2B2F"/>
    <w:rPr>
      <w:sz w:val="16"/>
      <w:szCs w:val="16"/>
    </w:rPr>
  </w:style>
  <w:style w:type="paragraph" w:styleId="CommentText">
    <w:name w:val="annotation text"/>
    <w:basedOn w:val="Normal"/>
    <w:link w:val="CommentTextChar"/>
    <w:unhideWhenUsed/>
    <w:rsid w:val="00AE2B2F"/>
  </w:style>
  <w:style w:type="character" w:customStyle="1" w:styleId="CommentTextChar">
    <w:name w:val="Comment Text Char"/>
    <w:basedOn w:val="DefaultParagraphFont"/>
    <w:link w:val="CommentText"/>
    <w:rsid w:val="00AE2B2F"/>
    <w:rPr>
      <w:rFonts w:ascii="Times" w:hAnsi="Times"/>
    </w:rPr>
  </w:style>
  <w:style w:type="paragraph" w:styleId="CommentSubject">
    <w:name w:val="annotation subject"/>
    <w:basedOn w:val="CommentText"/>
    <w:next w:val="CommentText"/>
    <w:link w:val="CommentSubjectChar"/>
    <w:semiHidden/>
    <w:unhideWhenUsed/>
    <w:rsid w:val="00AE2B2F"/>
    <w:rPr>
      <w:b/>
      <w:bCs/>
    </w:rPr>
  </w:style>
  <w:style w:type="character" w:customStyle="1" w:styleId="CommentSubjectChar">
    <w:name w:val="Comment Subject Char"/>
    <w:basedOn w:val="CommentTextChar"/>
    <w:link w:val="CommentSubject"/>
    <w:semiHidden/>
    <w:rsid w:val="00AE2B2F"/>
    <w:rPr>
      <w:rFonts w:ascii="Times" w:hAnsi="Times"/>
      <w:b/>
      <w:bCs/>
    </w:rPr>
  </w:style>
  <w:style w:type="character" w:customStyle="1" w:styleId="Heading1Char">
    <w:name w:val="Heading 1 Char"/>
    <w:basedOn w:val="DefaultParagraphFont"/>
    <w:link w:val="Heading1"/>
    <w:uiPriority w:val="2"/>
    <w:rsid w:val="00CA769A"/>
    <w:rPr>
      <w:rFonts w:ascii="CMU Serif" w:eastAsia="Cambria" w:hAnsi="CMU Serif"/>
      <w:b/>
      <w:sz w:val="22"/>
      <w:szCs w:val="24"/>
    </w:rPr>
  </w:style>
  <w:style w:type="character" w:customStyle="1" w:styleId="Heading2Char">
    <w:name w:val="Heading 2 Char"/>
    <w:basedOn w:val="DefaultParagraphFont"/>
    <w:link w:val="Heading2"/>
    <w:uiPriority w:val="2"/>
    <w:rsid w:val="00013C75"/>
    <w:rPr>
      <w:rFonts w:ascii="Times New Roman" w:eastAsia="Cambria" w:hAnsi="Times New Roman"/>
      <w:b/>
      <w:sz w:val="24"/>
      <w:szCs w:val="24"/>
    </w:rPr>
  </w:style>
  <w:style w:type="character" w:customStyle="1" w:styleId="Heading3Char">
    <w:name w:val="Heading 3 Char"/>
    <w:basedOn w:val="DefaultParagraphFont"/>
    <w:link w:val="Heading3"/>
    <w:uiPriority w:val="2"/>
    <w:rsid w:val="00E127DA"/>
    <w:rPr>
      <w:rFonts w:ascii="CMU Serif" w:eastAsiaTheme="majorEastAsia" w:hAnsi="CMU Serif" w:cstheme="majorBidi"/>
      <w:b/>
      <w:szCs w:val="24"/>
    </w:rPr>
  </w:style>
  <w:style w:type="character" w:customStyle="1" w:styleId="Heading4Char">
    <w:name w:val="Heading 4 Char"/>
    <w:basedOn w:val="DefaultParagraphFont"/>
    <w:link w:val="Heading4"/>
    <w:uiPriority w:val="2"/>
    <w:rsid w:val="00013C75"/>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013C75"/>
    <w:rPr>
      <w:rFonts w:ascii="Times New Roman" w:eastAsiaTheme="majorEastAsia" w:hAnsi="Times New Roman" w:cstheme="majorBidi"/>
      <w:b/>
      <w:iCs/>
      <w:sz w:val="24"/>
      <w:szCs w:val="24"/>
    </w:rPr>
  </w:style>
  <w:style w:type="numbering" w:customStyle="1" w:styleId="Headings">
    <w:name w:val="Headings"/>
    <w:uiPriority w:val="99"/>
    <w:rsid w:val="00013C75"/>
    <w:pPr>
      <w:numPr>
        <w:numId w:val="11"/>
      </w:numPr>
    </w:pPr>
  </w:style>
  <w:style w:type="table" w:styleId="TableGrid">
    <w:name w:val="Table Grid"/>
    <w:basedOn w:val="TableNormal"/>
    <w:uiPriority w:val="59"/>
    <w:rsid w:val="00013C75"/>
    <w:rPr>
      <w:rFonts w:asciiTheme="majorHAnsi" w:eastAsiaTheme="minorHAnsi" w:hAnsiTheme="maj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3C75"/>
    <w:pPr>
      <w:ind w:left="720"/>
      <w:contextualSpacing/>
    </w:pPr>
  </w:style>
  <w:style w:type="paragraph" w:styleId="Header">
    <w:name w:val="header"/>
    <w:basedOn w:val="Normal"/>
    <w:link w:val="HeaderChar"/>
    <w:semiHidden/>
    <w:unhideWhenUsed/>
    <w:rsid w:val="00FD30F0"/>
    <w:pPr>
      <w:tabs>
        <w:tab w:val="center" w:pos="4513"/>
        <w:tab w:val="right" w:pos="9026"/>
      </w:tabs>
      <w:spacing w:after="0"/>
    </w:pPr>
  </w:style>
  <w:style w:type="character" w:customStyle="1" w:styleId="HeaderChar">
    <w:name w:val="Header Char"/>
    <w:basedOn w:val="DefaultParagraphFont"/>
    <w:link w:val="Header"/>
    <w:semiHidden/>
    <w:rsid w:val="00FD30F0"/>
    <w:rPr>
      <w:rFonts w:ascii="Times" w:hAnsi="Times"/>
      <w:sz w:val="24"/>
    </w:rPr>
  </w:style>
  <w:style w:type="character" w:customStyle="1" w:styleId="UnresolvedMention1">
    <w:name w:val="Unresolved Mention1"/>
    <w:basedOn w:val="DefaultParagraphFont"/>
    <w:uiPriority w:val="99"/>
    <w:semiHidden/>
    <w:unhideWhenUsed/>
    <w:rsid w:val="005C49AF"/>
    <w:rPr>
      <w:color w:val="605E5C"/>
      <w:shd w:val="clear" w:color="auto" w:fill="E1DFDD"/>
    </w:rPr>
  </w:style>
  <w:style w:type="paragraph" w:styleId="Revision">
    <w:name w:val="Revision"/>
    <w:hidden/>
    <w:uiPriority w:val="99"/>
    <w:semiHidden/>
    <w:rsid w:val="00E86AAB"/>
    <w:rPr>
      <w:rFonts w:ascii="Garamond" w:hAnsi="Garamond"/>
      <w:sz w:val="24"/>
    </w:rPr>
  </w:style>
  <w:style w:type="paragraph" w:styleId="Caption">
    <w:name w:val="caption"/>
    <w:basedOn w:val="Normal"/>
    <w:next w:val="Normal"/>
    <w:unhideWhenUsed/>
    <w:qFormat/>
    <w:rsid w:val="006243BC"/>
    <w:rPr>
      <w:iCs/>
      <w:color w:val="1F497D" w:themeColor="text2"/>
      <w:sz w:val="22"/>
      <w:szCs w:val="18"/>
    </w:rPr>
  </w:style>
  <w:style w:type="character" w:customStyle="1" w:styleId="UnresolvedMention2">
    <w:name w:val="Unresolved Mention2"/>
    <w:basedOn w:val="DefaultParagraphFont"/>
    <w:uiPriority w:val="99"/>
    <w:semiHidden/>
    <w:unhideWhenUsed/>
    <w:rsid w:val="00AB0F9B"/>
    <w:rPr>
      <w:color w:val="605E5C"/>
      <w:shd w:val="clear" w:color="auto" w:fill="E1DFDD"/>
    </w:rPr>
  </w:style>
  <w:style w:type="paragraph" w:styleId="Subtitle">
    <w:name w:val="Subtitle"/>
    <w:basedOn w:val="Normal"/>
    <w:next w:val="Normal"/>
    <w:link w:val="SubtitleChar"/>
    <w:qFormat/>
    <w:rsid w:val="00E127DA"/>
    <w:pPr>
      <w:numPr>
        <w:ilvl w:val="1"/>
      </w:numPr>
      <w:spacing w:after="160"/>
    </w:pPr>
    <w:rPr>
      <w:rFonts w:ascii="CMU Serif Roman" w:eastAsiaTheme="minorEastAsia" w:hAnsi="CMU Serif Roman" w:cstheme="minorBidi"/>
      <w:color w:val="5A5A5A" w:themeColor="text1" w:themeTint="A5"/>
      <w:spacing w:val="15"/>
      <w:sz w:val="22"/>
      <w:szCs w:val="22"/>
    </w:rPr>
  </w:style>
  <w:style w:type="character" w:customStyle="1" w:styleId="SubtitleChar">
    <w:name w:val="Subtitle Char"/>
    <w:basedOn w:val="DefaultParagraphFont"/>
    <w:link w:val="Subtitle"/>
    <w:rsid w:val="00E127DA"/>
    <w:rPr>
      <w:rFonts w:ascii="CMU Serif Roman" w:eastAsiaTheme="minorEastAsia" w:hAnsi="CMU Serif Roman" w:cstheme="minorBidi"/>
      <w:color w:val="5A5A5A" w:themeColor="text1" w:themeTint="A5"/>
      <w:spacing w:val="15"/>
      <w:sz w:val="22"/>
      <w:szCs w:val="22"/>
    </w:rPr>
  </w:style>
  <w:style w:type="paragraph" w:styleId="Title">
    <w:name w:val="Title"/>
    <w:basedOn w:val="Normal"/>
    <w:next w:val="Normal"/>
    <w:link w:val="TitleChar"/>
    <w:qFormat/>
    <w:rsid w:val="00E127DA"/>
    <w:pPr>
      <w:spacing w:after="0"/>
      <w:contextualSpacing/>
      <w:jc w:val="left"/>
      <w:pPrChange w:id="2" w:author="David Tezé" w:date="2022-07-15T18:59:00Z">
        <w:pPr>
          <w:contextualSpacing/>
          <w:jc w:val="both"/>
        </w:pPr>
      </w:pPrChange>
    </w:pPr>
    <w:rPr>
      <w:rFonts w:eastAsiaTheme="majorEastAsia" w:cstheme="majorBidi"/>
      <w:spacing w:val="-10"/>
      <w:kern w:val="28"/>
      <w:sz w:val="40"/>
      <w:szCs w:val="56"/>
      <w:rPrChange w:id="2" w:author="David Tezé" w:date="2022-07-15T18:59:00Z">
        <w:rPr>
          <w:rFonts w:ascii="CMU Serif" w:eastAsiaTheme="majorEastAsia" w:hAnsi="CMU Serif" w:cstheme="majorBidi"/>
          <w:spacing w:val="-10"/>
          <w:kern w:val="28"/>
          <w:sz w:val="56"/>
          <w:szCs w:val="56"/>
          <w:lang w:val="en-US" w:eastAsia="en-US" w:bidi="ar-SA"/>
        </w:rPr>
      </w:rPrChange>
    </w:rPr>
  </w:style>
  <w:style w:type="character" w:customStyle="1" w:styleId="TitleChar">
    <w:name w:val="Title Char"/>
    <w:basedOn w:val="DefaultParagraphFont"/>
    <w:link w:val="Title"/>
    <w:rsid w:val="00E127DA"/>
    <w:rPr>
      <w:rFonts w:ascii="CMU Serif" w:eastAsiaTheme="majorEastAsia" w:hAnsi="CMU Serif" w:cstheme="majorBidi"/>
      <w:spacing w:val="-10"/>
      <w:kern w:val="28"/>
      <w:sz w:val="40"/>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6531">
      <w:bodyDiv w:val="1"/>
      <w:marLeft w:val="0"/>
      <w:marRight w:val="0"/>
      <w:marTop w:val="0"/>
      <w:marBottom w:val="0"/>
      <w:divBdr>
        <w:top w:val="none" w:sz="0" w:space="0" w:color="auto"/>
        <w:left w:val="none" w:sz="0" w:space="0" w:color="auto"/>
        <w:bottom w:val="none" w:sz="0" w:space="0" w:color="auto"/>
        <w:right w:val="none" w:sz="0" w:space="0" w:color="auto"/>
      </w:divBdr>
    </w:div>
    <w:div w:id="836967105">
      <w:bodyDiv w:val="1"/>
      <w:marLeft w:val="0"/>
      <w:marRight w:val="0"/>
      <w:marTop w:val="0"/>
      <w:marBottom w:val="0"/>
      <w:divBdr>
        <w:top w:val="none" w:sz="0" w:space="0" w:color="auto"/>
        <w:left w:val="none" w:sz="0" w:space="0" w:color="auto"/>
        <w:bottom w:val="none" w:sz="0" w:space="0" w:color="auto"/>
        <w:right w:val="none" w:sz="0" w:space="0" w:color="auto"/>
      </w:divBdr>
    </w:div>
    <w:div w:id="1179391656">
      <w:bodyDiv w:val="1"/>
      <w:marLeft w:val="0"/>
      <w:marRight w:val="0"/>
      <w:marTop w:val="0"/>
      <w:marBottom w:val="0"/>
      <w:divBdr>
        <w:top w:val="none" w:sz="0" w:space="0" w:color="auto"/>
        <w:left w:val="none" w:sz="0" w:space="0" w:color="auto"/>
        <w:bottom w:val="none" w:sz="0" w:space="0" w:color="auto"/>
        <w:right w:val="none" w:sz="0" w:space="0" w:color="auto"/>
      </w:divBdr>
    </w:div>
    <w:div w:id="1227298017">
      <w:bodyDiv w:val="1"/>
      <w:marLeft w:val="0"/>
      <w:marRight w:val="0"/>
      <w:marTop w:val="0"/>
      <w:marBottom w:val="0"/>
      <w:divBdr>
        <w:top w:val="none" w:sz="0" w:space="0" w:color="auto"/>
        <w:left w:val="none" w:sz="0" w:space="0" w:color="auto"/>
        <w:bottom w:val="none" w:sz="0" w:space="0" w:color="auto"/>
        <w:right w:val="none" w:sz="0" w:space="0" w:color="auto"/>
      </w:divBdr>
    </w:div>
    <w:div w:id="1457600869">
      <w:bodyDiv w:val="1"/>
      <w:marLeft w:val="0"/>
      <w:marRight w:val="0"/>
      <w:marTop w:val="0"/>
      <w:marBottom w:val="0"/>
      <w:divBdr>
        <w:top w:val="none" w:sz="0" w:space="0" w:color="auto"/>
        <w:left w:val="none" w:sz="0" w:space="0" w:color="auto"/>
        <w:bottom w:val="none" w:sz="0" w:space="0" w:color="auto"/>
        <w:right w:val="none" w:sz="0" w:space="0" w:color="auto"/>
      </w:divBdr>
    </w:div>
    <w:div w:id="1524052820">
      <w:bodyDiv w:val="1"/>
      <w:marLeft w:val="0"/>
      <w:marRight w:val="0"/>
      <w:marTop w:val="0"/>
      <w:marBottom w:val="0"/>
      <w:divBdr>
        <w:top w:val="none" w:sz="0" w:space="0" w:color="auto"/>
        <w:left w:val="none" w:sz="0" w:space="0" w:color="auto"/>
        <w:bottom w:val="none" w:sz="0" w:space="0" w:color="auto"/>
        <w:right w:val="none" w:sz="0" w:space="0" w:color="auto"/>
      </w:divBdr>
    </w:div>
    <w:div w:id="1740715654">
      <w:bodyDiv w:val="1"/>
      <w:marLeft w:val="0"/>
      <w:marRight w:val="0"/>
      <w:marTop w:val="0"/>
      <w:marBottom w:val="0"/>
      <w:divBdr>
        <w:top w:val="none" w:sz="0" w:space="0" w:color="auto"/>
        <w:left w:val="none" w:sz="0" w:space="0" w:color="auto"/>
        <w:bottom w:val="none" w:sz="0" w:space="0" w:color="auto"/>
        <w:right w:val="none" w:sz="0" w:space="0" w:color="auto"/>
      </w:divBdr>
    </w:div>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77690161">
      <w:bodyDiv w:val="1"/>
      <w:marLeft w:val="0"/>
      <w:marRight w:val="0"/>
      <w:marTop w:val="0"/>
      <w:marBottom w:val="0"/>
      <w:divBdr>
        <w:top w:val="none" w:sz="0" w:space="0" w:color="auto"/>
        <w:left w:val="none" w:sz="0" w:space="0" w:color="auto"/>
        <w:bottom w:val="none" w:sz="0" w:space="0" w:color="auto"/>
        <w:right w:val="none" w:sz="0" w:space="0" w:color="auto"/>
      </w:divBdr>
      <w:divsChild>
        <w:div w:id="887691165">
          <w:marLeft w:val="0"/>
          <w:marRight w:val="0"/>
          <w:marTop w:val="0"/>
          <w:marBottom w:val="0"/>
          <w:divBdr>
            <w:top w:val="none" w:sz="0" w:space="0" w:color="auto"/>
            <w:left w:val="none" w:sz="0" w:space="0" w:color="auto"/>
            <w:bottom w:val="none" w:sz="0" w:space="0" w:color="auto"/>
            <w:right w:val="none" w:sz="0" w:space="0" w:color="auto"/>
          </w:divBdr>
        </w:div>
      </w:divsChild>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tez\Download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8ADA1-6E83-44D5-B596-709D22DCD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C:\Users\datez\Downloads\acstemplate_msw2010.dotx</Template>
  <TotalTime>56</TotalTime>
  <Pages>20</Pages>
  <Words>12476</Words>
  <Characters>72242</Characters>
  <Application>Microsoft Office Word</Application>
  <DocSecurity>0</DocSecurity>
  <Lines>1363</Lines>
  <Paragraphs>683</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84035</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David Tezé</dc:creator>
  <cp:keywords/>
  <cp:lastModifiedBy>Christian Madsen</cp:lastModifiedBy>
  <cp:revision>13</cp:revision>
  <cp:lastPrinted>2008-06-11T21:33:00Z</cp:lastPrinted>
  <dcterms:created xsi:type="dcterms:W3CDTF">2022-07-15T08:52:00Z</dcterms:created>
  <dcterms:modified xsi:type="dcterms:W3CDTF">2022-07-15T11:37:00Z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https://csl.mendeley.com/styles/511976211/ACS-letter-2</vt:lpwstr>
  </property>
  <property fmtid="{D5CDD505-2E9C-101B-9397-08002B2CF9AE}" pid="3" name="Mendeley Recent Style Name 0_1">
    <vt:lpwstr>ACS-letters</vt:lpwstr>
  </property>
  <property fmtid="{D5CDD505-2E9C-101B-9397-08002B2CF9AE}" pid="4" name="Mendeley Recent Style Id 1_1">
    <vt:lpwstr>http://www.zotero.org/styles/american-chemical-society</vt:lpwstr>
  </property>
  <property fmtid="{D5CDD505-2E9C-101B-9397-08002B2CF9AE}" pid="5" name="Mendeley Recent Style Name 1_1">
    <vt:lpwstr>American Chemical Society</vt:lpwstr>
  </property>
  <property fmtid="{D5CDD505-2E9C-101B-9397-08002B2CF9AE}" pid="6" name="Mendeley Recent Style Id 2_1">
    <vt:lpwstr>http://www.zotero.org/styles/american-medical-association</vt:lpwstr>
  </property>
  <property fmtid="{D5CDD505-2E9C-101B-9397-08002B2CF9AE}" pid="7" name="Mendeley Recent Style Name 2_1">
    <vt:lpwstr>American Medical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http://www.zotero.org/styles/angewandte-chemie-international-edition</vt:lpwstr>
  </property>
  <property fmtid="{D5CDD505-2E9C-101B-9397-08002B2CF9AE}" pid="11" name="Mendeley Recent Style Name 4_1">
    <vt:lpwstr>Angewandte Chemie International Edition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Citation Style_1">
    <vt:lpwstr>http://www.zotero.org/styles/american-chemical-society</vt:lpwstr>
  </property>
  <property fmtid="{D5CDD505-2E9C-101B-9397-08002B2CF9AE}" pid="23" name="Mendeley Document_1">
    <vt:lpwstr>True</vt:lpwstr>
  </property>
  <property fmtid="{D5CDD505-2E9C-101B-9397-08002B2CF9AE}" pid="24" name="Mendeley Unique User Id_1">
    <vt:lpwstr>52304a0a-f979-3e16-8009-29cf07dad043</vt:lpwstr>
  </property>
</Properties>
</file>